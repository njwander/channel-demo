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91"/>
        <w:jc w:val="center"/>
        <w:outlineLvl w:val="0"/>
        <w:rPr>
          <w:rFonts w:ascii="仿宋" w:hAnsi="仿宋" w:eastAsia="仿宋" w:cs="微软雅黑"/>
          <w:b/>
          <w:bCs/>
          <w:sz w:val="52"/>
          <w:szCs w:val="52"/>
        </w:rPr>
      </w:pPr>
    </w:p>
    <w:p>
      <w:pPr>
        <w:ind w:right="91"/>
        <w:jc w:val="center"/>
        <w:outlineLvl w:val="0"/>
        <w:rPr>
          <w:rFonts w:ascii="仿宋" w:hAnsi="仿宋" w:eastAsia="仿宋" w:cs="微软雅黑"/>
          <w:b/>
          <w:bCs/>
          <w:sz w:val="52"/>
          <w:szCs w:val="52"/>
        </w:rPr>
      </w:pPr>
    </w:p>
    <w:p>
      <w:pPr>
        <w:ind w:right="91"/>
        <w:jc w:val="center"/>
        <w:outlineLvl w:val="0"/>
        <w:rPr>
          <w:rFonts w:ascii="仿宋" w:hAnsi="仿宋" w:eastAsia="仿宋" w:cs="微软雅黑"/>
          <w:b/>
          <w:bCs/>
          <w:sz w:val="52"/>
          <w:szCs w:val="52"/>
        </w:rPr>
      </w:pPr>
    </w:p>
    <w:p>
      <w:pPr>
        <w:ind w:right="91"/>
        <w:jc w:val="center"/>
        <w:outlineLvl w:val="0"/>
        <w:rPr>
          <w:rFonts w:ascii="仿宋" w:hAnsi="仿宋" w:eastAsia="仿宋" w:cs="微软雅黑"/>
          <w:b/>
          <w:bCs/>
          <w:sz w:val="52"/>
          <w:szCs w:val="52"/>
        </w:rPr>
      </w:pPr>
      <w:r>
        <w:rPr>
          <w:rFonts w:hint="eastAsia" w:ascii="仿宋" w:hAnsi="仿宋" w:eastAsia="仿宋" w:cs="微软雅黑"/>
          <w:b/>
          <w:bCs/>
          <w:sz w:val="52"/>
          <w:szCs w:val="52"/>
        </w:rPr>
        <w:t>影刀营销合作协议书</w:t>
      </w:r>
    </w:p>
    <w:p>
      <w:pPr>
        <w:ind w:right="93"/>
        <w:outlineLvl w:val="0"/>
        <w:rPr>
          <w:rFonts w:ascii="微软雅黑" w:hAnsi="微软雅黑" w:cs="微软雅黑"/>
          <w:b/>
          <w:bCs/>
          <w:sz w:val="28"/>
          <w:szCs w:val="28"/>
        </w:rPr>
      </w:pPr>
    </w:p>
    <w:p>
      <w:pPr>
        <w:ind w:left="5259" w:leftChars="2400" w:right="93" w:hanging="219" w:hangingChars="104"/>
        <w:jc w:val="left"/>
        <w:outlineLvl w:val="0"/>
        <w:rPr>
          <w:rFonts w:ascii="仿宋" w:hAnsi="仿宋" w:eastAsia="仿宋" w:cs="Arial"/>
          <w:b/>
          <w:bCs/>
          <w:szCs w:val="21"/>
          <w:lang w:val="en-GB"/>
        </w:rPr>
      </w:pPr>
      <w:r>
        <w:rPr>
          <w:rFonts w:hint="eastAsia" w:ascii="仿宋" w:hAnsi="仿宋" w:eastAsia="仿宋" w:cs="Arial"/>
          <w:b/>
          <w:bCs/>
          <w:szCs w:val="21"/>
          <w:lang w:val="en-GB"/>
        </w:rPr>
        <w:t>合同编号：</w:t>
      </w:r>
    </w:p>
    <w:p>
      <w:pPr>
        <w:ind w:left="5259" w:leftChars="2400" w:right="93" w:hanging="219" w:hangingChars="104"/>
        <w:jc w:val="left"/>
        <w:outlineLvl w:val="0"/>
        <w:rPr>
          <w:rFonts w:ascii="仿宋" w:hAnsi="仿宋" w:eastAsia="仿宋" w:cs="Arial"/>
          <w:b/>
          <w:bCs/>
          <w:szCs w:val="21"/>
          <w:lang w:val="en-GB"/>
        </w:rPr>
      </w:pPr>
    </w:p>
    <w:p>
      <w:pPr>
        <w:ind w:left="5259" w:leftChars="2400" w:right="93" w:hanging="219" w:hangingChars="104"/>
        <w:jc w:val="left"/>
        <w:outlineLvl w:val="0"/>
        <w:rPr>
          <w:rFonts w:ascii="仿宋" w:hAnsi="仿宋" w:eastAsia="仿宋" w:cs="Arial"/>
          <w:b/>
          <w:bCs/>
          <w:szCs w:val="21"/>
          <w:lang w:val="en-GB"/>
        </w:rPr>
      </w:pPr>
    </w:p>
    <w:p>
      <w:pPr>
        <w:ind w:right="93"/>
        <w:outlineLvl w:val="0"/>
        <w:rPr>
          <w:rFonts w:ascii="仿宋" w:hAnsi="仿宋" w:eastAsia="仿宋" w:cs="Arial"/>
          <w:b/>
          <w:bCs/>
          <w:szCs w:val="21"/>
          <w:lang w:val="en-GB"/>
        </w:rPr>
      </w:pPr>
    </w:p>
    <w:p>
      <w:pPr>
        <w:ind w:left="3374" w:leftChars="1400" w:right="93" w:hanging="434" w:hangingChars="206"/>
        <w:jc w:val="left"/>
        <w:outlineLvl w:val="0"/>
        <w:rPr>
          <w:rFonts w:ascii="仿宋" w:hAnsi="仿宋" w:eastAsia="仿宋" w:cs="Arial"/>
          <w:b/>
          <w:bCs/>
          <w:color w:val="000000" w:themeColor="text1"/>
          <w:szCs w:val="21"/>
          <w14:textFill>
            <w14:solidFill>
              <w14:schemeClr w14:val="tx1"/>
            </w14:solidFill>
          </w14:textFill>
        </w:rPr>
      </w:pPr>
      <w:r>
        <w:rPr>
          <w:rFonts w:ascii="仿宋" w:hAnsi="仿宋" w:eastAsia="仿宋" w:cs="Arial"/>
          <w:b/>
          <w:bCs/>
          <w:szCs w:val="21"/>
        </w:rPr>
        <w:t>甲方：</w:t>
      </w:r>
      <w:r>
        <w:rPr>
          <w:rFonts w:hint="eastAsia" w:ascii="仿宋" w:hAnsi="仿宋" w:eastAsia="仿宋" w:cs="Arial"/>
          <w:b/>
          <w:bCs/>
          <w:szCs w:val="21"/>
        </w:rPr>
        <w:t>杭州分叉智能科技有限公司</w:t>
      </w:r>
    </w:p>
    <w:p>
      <w:pPr>
        <w:ind w:left="3374" w:leftChars="1400" w:right="93" w:hanging="434" w:hangingChars="206"/>
        <w:jc w:val="left"/>
        <w:outlineLvl w:val="0"/>
        <w:rPr>
          <w:rFonts w:ascii="仿宋" w:hAnsi="仿宋" w:eastAsia="仿宋" w:cs="Arial"/>
          <w:b/>
          <w:bCs/>
          <w:szCs w:val="21"/>
        </w:rPr>
      </w:pPr>
    </w:p>
    <w:p>
      <w:pPr>
        <w:ind w:left="3374" w:leftChars="1400" w:right="93" w:hanging="434" w:hangingChars="206"/>
        <w:jc w:val="left"/>
        <w:outlineLvl w:val="0"/>
        <w:rPr>
          <w:rFonts w:ascii="仿宋" w:hAnsi="仿宋" w:eastAsia="仿宋" w:cs="Arial"/>
          <w:b/>
          <w:bCs/>
          <w:szCs w:val="21"/>
        </w:rPr>
      </w:pPr>
      <w:r>
        <w:rPr>
          <w:rFonts w:ascii="仿宋" w:hAnsi="仿宋" w:eastAsia="仿宋" w:cs="Arial"/>
          <w:b/>
          <w:bCs/>
          <w:szCs w:val="21"/>
        </w:rPr>
        <w:t>乙方：</w:t>
      </w:r>
    </w:p>
    <w:p>
      <w:pPr>
        <w:ind w:left="3374" w:leftChars="1400" w:right="93" w:hanging="434" w:hangingChars="206"/>
        <w:jc w:val="left"/>
        <w:outlineLvl w:val="0"/>
        <w:rPr>
          <w:rFonts w:ascii="仿宋" w:hAnsi="仿宋" w:eastAsia="仿宋" w:cs="Arial"/>
          <w:b/>
          <w:bCs/>
          <w:szCs w:val="21"/>
        </w:rPr>
      </w:pPr>
    </w:p>
    <w:p>
      <w:pPr>
        <w:ind w:left="3374" w:leftChars="1400" w:right="93" w:hanging="434" w:hangingChars="206"/>
        <w:jc w:val="left"/>
        <w:outlineLvl w:val="0"/>
        <w:rPr>
          <w:rFonts w:ascii="仿宋" w:hAnsi="仿宋" w:eastAsia="仿宋" w:cs="Arial"/>
          <w:b/>
          <w:bCs/>
          <w:szCs w:val="21"/>
        </w:rPr>
      </w:pPr>
      <w:r>
        <w:rPr>
          <w:rFonts w:ascii="仿宋" w:hAnsi="仿宋" w:eastAsia="仿宋" w:cs="Arial"/>
          <w:b/>
          <w:bCs/>
          <w:szCs w:val="21"/>
        </w:rPr>
        <w:t>合同签订日期：</w:t>
      </w:r>
      <w:r>
        <w:rPr>
          <w:rFonts w:hint="eastAsia" w:ascii="仿宋" w:hAnsi="仿宋" w:eastAsia="仿宋" w:cs="Arial"/>
          <w:b/>
          <w:bCs/>
          <w:szCs w:val="21"/>
          <w:lang w:val="en-US" w:eastAsia="zh-CN"/>
        </w:rPr>
        <w:t>2023</w:t>
      </w:r>
      <w:r>
        <w:rPr>
          <w:rFonts w:ascii="仿宋" w:hAnsi="仿宋" w:eastAsia="仿宋" w:cs="Arial"/>
          <w:b/>
          <w:bCs/>
          <w:szCs w:val="21"/>
        </w:rPr>
        <w:t>年</w:t>
      </w:r>
      <w:r>
        <w:rPr>
          <w:rFonts w:hint="eastAsia" w:ascii="仿宋" w:hAnsi="仿宋" w:eastAsia="仿宋" w:cs="Arial"/>
          <w:b/>
          <w:bCs/>
          <w:szCs w:val="21"/>
          <w:lang w:val="en-US" w:eastAsia="zh-CN"/>
        </w:rPr>
        <w:t>6</w:t>
      </w:r>
      <w:r>
        <w:rPr>
          <w:rFonts w:ascii="仿宋" w:hAnsi="仿宋" w:eastAsia="仿宋" w:cs="Arial"/>
          <w:b/>
          <w:bCs/>
          <w:szCs w:val="21"/>
        </w:rPr>
        <w:t>月</w:t>
      </w:r>
      <w:r>
        <w:rPr>
          <w:rFonts w:hint="eastAsia" w:ascii="仿宋" w:hAnsi="仿宋" w:eastAsia="仿宋" w:cs="Arial"/>
          <w:b/>
          <w:bCs/>
          <w:szCs w:val="21"/>
          <w:lang w:val="en-US" w:eastAsia="zh-CN"/>
        </w:rPr>
        <w:t>1</w:t>
      </w:r>
      <w:r>
        <w:rPr>
          <w:rFonts w:ascii="仿宋" w:hAnsi="仿宋" w:eastAsia="仿宋" w:cs="Arial"/>
          <w:b/>
          <w:bCs/>
          <w:szCs w:val="21"/>
        </w:rPr>
        <w:t>日</w:t>
      </w:r>
    </w:p>
    <w:p>
      <w:pPr>
        <w:ind w:left="3374" w:leftChars="1400" w:right="93" w:hanging="434" w:hangingChars="206"/>
        <w:jc w:val="left"/>
        <w:outlineLvl w:val="0"/>
        <w:rPr>
          <w:rFonts w:ascii="仿宋" w:hAnsi="仿宋" w:eastAsia="仿宋" w:cs="Arial"/>
          <w:b/>
          <w:bCs/>
          <w:szCs w:val="21"/>
        </w:rPr>
      </w:pPr>
    </w:p>
    <w:p>
      <w:pPr>
        <w:ind w:left="3374" w:leftChars="1400" w:right="93" w:hanging="434" w:hangingChars="206"/>
        <w:jc w:val="left"/>
        <w:outlineLvl w:val="0"/>
        <w:rPr>
          <w:rFonts w:ascii="仿宋" w:hAnsi="仿宋" w:eastAsia="仿宋" w:cs="Arial"/>
          <w:b/>
          <w:bCs/>
          <w:szCs w:val="21"/>
        </w:rPr>
      </w:pPr>
      <w:r>
        <w:rPr>
          <w:rFonts w:ascii="仿宋" w:hAnsi="仿宋" w:eastAsia="仿宋" w:cs="Arial"/>
          <w:b/>
          <w:bCs/>
          <w:szCs w:val="21"/>
        </w:rPr>
        <w:t>合同签订地：</w:t>
      </w:r>
      <w:r>
        <w:rPr>
          <w:rFonts w:hint="eastAsia" w:ascii="仿宋" w:hAnsi="仿宋" w:eastAsia="仿宋" w:cs="Arial"/>
          <w:b/>
          <w:bCs/>
          <w:szCs w:val="21"/>
        </w:rPr>
        <w:t>杭州</w:t>
      </w:r>
    </w:p>
    <w:p>
      <w:pPr>
        <w:ind w:right="93"/>
        <w:outlineLvl w:val="0"/>
        <w:rPr>
          <w:rFonts w:ascii="仿宋" w:hAnsi="仿宋" w:eastAsia="仿宋" w:cs="Arial"/>
          <w:b/>
          <w:bCs/>
          <w:szCs w:val="21"/>
        </w:rPr>
      </w:pPr>
    </w:p>
    <w:p>
      <w:pPr>
        <w:ind w:right="93"/>
        <w:outlineLvl w:val="0"/>
        <w:rPr>
          <w:rFonts w:ascii="仿宋" w:hAnsi="仿宋" w:eastAsia="仿宋" w:cs="Arial"/>
          <w:b/>
          <w:bCs/>
          <w:szCs w:val="21"/>
        </w:rPr>
        <w:sectPr>
          <w:headerReference r:id="rId3" w:type="default"/>
          <w:footerReference r:id="rId4" w:type="default"/>
          <w:pgSz w:w="11850" w:h="16838"/>
          <w:pgMar w:top="1417" w:right="1134" w:bottom="1417" w:left="1134" w:header="851" w:footer="992" w:gutter="0"/>
          <w:pgNumType w:fmt="numberInDash"/>
          <w:cols w:space="720" w:num="1"/>
          <w:docGrid w:type="lines" w:linePitch="318" w:charSpace="0"/>
        </w:sectPr>
      </w:pPr>
    </w:p>
    <w:p>
      <w:pPr>
        <w:ind w:right="93"/>
        <w:outlineLvl w:val="0"/>
        <w:rPr>
          <w:rFonts w:ascii="微软雅黑" w:hAnsi="微软雅黑" w:cs="微软雅黑"/>
          <w:b/>
          <w:bCs/>
          <w:sz w:val="28"/>
          <w:szCs w:val="28"/>
        </w:rPr>
      </w:pPr>
    </w:p>
    <w:p>
      <w:pPr>
        <w:ind w:right="91"/>
        <w:jc w:val="center"/>
        <w:outlineLvl w:val="0"/>
        <w:rPr>
          <w:rFonts w:ascii="仿宋" w:hAnsi="仿宋" w:eastAsia="仿宋" w:cs="微软雅黑"/>
          <w:b/>
          <w:bCs/>
          <w:sz w:val="36"/>
          <w:szCs w:val="36"/>
        </w:rPr>
      </w:pPr>
      <w:r>
        <w:rPr>
          <w:rFonts w:hint="eastAsia" w:ascii="仿宋" w:hAnsi="仿宋" w:eastAsia="仿宋" w:cs="微软雅黑"/>
          <w:b/>
          <w:bCs/>
          <w:sz w:val="36"/>
          <w:szCs w:val="36"/>
        </w:rPr>
        <w:t>影刀营销合作协议书</w:t>
      </w:r>
    </w:p>
    <w:p>
      <w:pPr>
        <w:tabs>
          <w:tab w:val="left" w:pos="720"/>
          <w:tab w:val="right" w:pos="2880"/>
        </w:tabs>
        <w:spacing w:line="360" w:lineRule="auto"/>
        <w:rPr>
          <w:rFonts w:ascii="仿宋" w:hAnsi="仿宋" w:eastAsia="仿宋"/>
          <w:szCs w:val="21"/>
        </w:rPr>
      </w:pPr>
      <w:r>
        <w:rPr>
          <w:rFonts w:hint="eastAsia" w:ascii="仿宋" w:hAnsi="仿宋" w:eastAsia="仿宋" w:cs="Arial"/>
          <w:b/>
          <w:bCs/>
          <w:szCs w:val="21"/>
        </w:rPr>
        <w:t xml:space="preserve">                                                              </w:t>
      </w:r>
      <w:r>
        <w:rPr>
          <w:rFonts w:hint="eastAsia" w:ascii="仿宋" w:hAnsi="仿宋" w:eastAsia="仿宋" w:cs="Arial"/>
          <w:b/>
          <w:bCs/>
          <w:szCs w:val="21"/>
          <w:u w:val="single"/>
          <w:lang w:val="en-GB"/>
        </w:rPr>
        <w:t xml:space="preserve">          </w:t>
      </w:r>
    </w:p>
    <w:p>
      <w:pPr>
        <w:tabs>
          <w:tab w:val="left" w:pos="720"/>
          <w:tab w:val="right" w:pos="2880"/>
        </w:tabs>
        <w:spacing w:line="360" w:lineRule="auto"/>
        <w:rPr>
          <w:rFonts w:ascii="仿宋" w:hAnsi="仿宋" w:eastAsia="仿宋" w:cs="Arial"/>
          <w:b/>
          <w:szCs w:val="21"/>
          <w:lang w:val="en-GB"/>
        </w:rPr>
      </w:pPr>
      <w:r>
        <w:rPr>
          <w:rFonts w:hint="eastAsia" w:ascii="仿宋" w:hAnsi="仿宋" w:eastAsia="仿宋" w:cs="Arial"/>
          <w:b/>
          <w:szCs w:val="21"/>
          <w:lang w:val="en-GB"/>
        </w:rPr>
        <w:t>甲</w:t>
      </w:r>
      <w:r>
        <w:rPr>
          <w:rFonts w:ascii="仿宋" w:hAnsi="仿宋" w:eastAsia="仿宋" w:cs="Arial"/>
          <w:b/>
          <w:szCs w:val="21"/>
          <w:lang w:val="en-GB"/>
        </w:rPr>
        <w:t>方：</w:t>
      </w:r>
      <w:r>
        <w:rPr>
          <w:rFonts w:hint="eastAsia" w:ascii="仿宋" w:hAnsi="仿宋" w:eastAsia="仿宋" w:cs="Arial"/>
          <w:b/>
          <w:szCs w:val="21"/>
          <w:lang w:val="en-GB"/>
        </w:rPr>
        <w:t>杭州分叉智能科技</w:t>
      </w:r>
      <w:r>
        <w:rPr>
          <w:rFonts w:ascii="仿宋" w:hAnsi="仿宋" w:eastAsia="仿宋" w:cs="Arial"/>
          <w:b/>
          <w:szCs w:val="21"/>
          <w:lang w:val="en-GB"/>
        </w:rPr>
        <w:t>有限公司</w:t>
      </w:r>
    </w:p>
    <w:p>
      <w:pPr>
        <w:widowControl/>
        <w:jc w:val="left"/>
        <w:rPr>
          <w:rFonts w:ascii="仿宋" w:hAnsi="仿宋" w:eastAsia="仿宋" w:cs="Arial"/>
          <w:szCs w:val="21"/>
          <w:lang w:val="en-GB"/>
        </w:rPr>
      </w:pPr>
      <w:r>
        <w:rPr>
          <w:rFonts w:hint="eastAsia" w:ascii="仿宋" w:hAnsi="仿宋" w:eastAsia="仿宋" w:cs="Arial"/>
          <w:szCs w:val="21"/>
        </w:rPr>
        <w:t>联系地址</w:t>
      </w:r>
      <w:r>
        <w:rPr>
          <w:rFonts w:ascii="仿宋" w:hAnsi="仿宋" w:eastAsia="仿宋" w:cs="Arial"/>
          <w:szCs w:val="21"/>
          <w:lang w:val="en-GB"/>
        </w:rPr>
        <w:t>：</w:t>
      </w:r>
      <w:r>
        <w:rPr>
          <w:rFonts w:hint="eastAsia" w:ascii="仿宋" w:hAnsi="仿宋" w:eastAsia="仿宋" w:cs="Arial"/>
          <w:szCs w:val="21"/>
        </w:rPr>
        <w:t>浙江省杭州市余杭区仓前街道鼎创财富中心2幢3层</w:t>
      </w:r>
    </w:p>
    <w:p>
      <w:pPr>
        <w:tabs>
          <w:tab w:val="left" w:pos="720"/>
          <w:tab w:val="right" w:pos="2880"/>
        </w:tabs>
        <w:spacing w:line="360" w:lineRule="auto"/>
        <w:rPr>
          <w:rFonts w:hint="eastAsia" w:ascii="仿宋" w:hAnsi="仿宋" w:eastAsia="仿宋" w:cs="Arial"/>
          <w:szCs w:val="21"/>
          <w:lang w:val="en-US" w:eastAsia="zh-CN"/>
        </w:rPr>
      </w:pPr>
      <w:r>
        <w:rPr>
          <w:rFonts w:hint="eastAsia" w:ascii="仿宋" w:hAnsi="仿宋" w:eastAsia="仿宋" w:cs="Arial"/>
          <w:szCs w:val="21"/>
          <w:lang w:val="en-GB"/>
        </w:rPr>
        <w:t>联</w:t>
      </w:r>
      <w:r>
        <w:rPr>
          <w:rFonts w:hint="eastAsia" w:ascii="仿宋" w:hAnsi="仿宋" w:eastAsia="仿宋" w:cs="Arial"/>
          <w:szCs w:val="21"/>
        </w:rPr>
        <w:t xml:space="preserve"> </w:t>
      </w:r>
      <w:r>
        <w:rPr>
          <w:rFonts w:hint="eastAsia" w:ascii="仿宋" w:hAnsi="仿宋" w:eastAsia="仿宋" w:cs="Arial"/>
          <w:szCs w:val="21"/>
          <w:lang w:val="en-GB"/>
        </w:rPr>
        <w:t>系</w:t>
      </w:r>
      <w:r>
        <w:rPr>
          <w:rFonts w:hint="eastAsia" w:ascii="仿宋" w:hAnsi="仿宋" w:eastAsia="仿宋" w:cs="Arial"/>
          <w:szCs w:val="21"/>
        </w:rPr>
        <w:t xml:space="preserve"> </w:t>
      </w:r>
      <w:r>
        <w:rPr>
          <w:rFonts w:hint="eastAsia" w:ascii="仿宋" w:hAnsi="仿宋" w:eastAsia="仿宋" w:cs="Arial"/>
          <w:szCs w:val="21"/>
          <w:lang w:val="en-GB"/>
        </w:rPr>
        <w:t>人：</w:t>
      </w:r>
      <w:r>
        <w:rPr>
          <w:rFonts w:hint="eastAsia" w:ascii="仿宋" w:hAnsi="仿宋" w:eastAsia="仿宋" w:cs="Arial"/>
          <w:szCs w:val="21"/>
          <w:lang w:val="en-US" w:eastAsia="zh-CN"/>
        </w:rPr>
        <w:t>朱盈巧</w:t>
      </w:r>
    </w:p>
    <w:p>
      <w:pPr>
        <w:tabs>
          <w:tab w:val="left" w:pos="720"/>
          <w:tab w:val="right" w:pos="2880"/>
        </w:tabs>
        <w:spacing w:line="360" w:lineRule="auto"/>
        <w:rPr>
          <w:rFonts w:hint="eastAsia" w:ascii="仿宋" w:hAnsi="仿宋" w:eastAsia="仿宋" w:cs="Arial"/>
          <w:szCs w:val="21"/>
          <w:lang w:val="en-US" w:eastAsia="zh-CN"/>
        </w:rPr>
      </w:pPr>
      <w:r>
        <w:rPr>
          <w:rFonts w:ascii="仿宋" w:hAnsi="仿宋" w:eastAsia="仿宋" w:cs="Arial"/>
          <w:szCs w:val="21"/>
          <w:lang w:val="en-GB"/>
        </w:rPr>
        <w:t>联系电话：</w:t>
      </w:r>
      <w:r>
        <w:rPr>
          <w:rFonts w:hint="eastAsia" w:ascii="仿宋" w:hAnsi="仿宋" w:eastAsia="仿宋" w:cs="Arial"/>
          <w:szCs w:val="21"/>
          <w:lang w:val="en-US" w:eastAsia="zh-CN"/>
        </w:rPr>
        <w:t>15088604211</w:t>
      </w:r>
    </w:p>
    <w:p>
      <w:pPr>
        <w:tabs>
          <w:tab w:val="left" w:pos="720"/>
          <w:tab w:val="right" w:pos="2880"/>
        </w:tabs>
        <w:spacing w:line="360" w:lineRule="auto"/>
        <w:rPr>
          <w:rFonts w:hint="eastAsia" w:ascii="仿宋" w:hAnsi="仿宋" w:eastAsia="仿宋" w:cs="Arial"/>
          <w:szCs w:val="21"/>
          <w:lang w:val="en-US" w:eastAsia="zh-CN"/>
        </w:rPr>
      </w:pPr>
      <w:r>
        <w:rPr>
          <w:rFonts w:ascii="仿宋" w:hAnsi="仿宋" w:eastAsia="仿宋" w:cs="Arial"/>
          <w:szCs w:val="21"/>
          <w:lang w:val="en-GB"/>
        </w:rPr>
        <w:t>联系邮箱</w:t>
      </w:r>
      <w:r>
        <w:rPr>
          <w:rFonts w:hint="eastAsia" w:ascii="仿宋" w:hAnsi="仿宋" w:eastAsia="仿宋" w:cs="Arial"/>
          <w:szCs w:val="21"/>
          <w:lang w:val="en-GB"/>
        </w:rPr>
        <w:t>：</w:t>
      </w:r>
      <w:r>
        <w:rPr>
          <w:rFonts w:hint="eastAsia" w:ascii="仿宋" w:hAnsi="仿宋" w:eastAsia="仿宋" w:cs="Arial"/>
          <w:szCs w:val="21"/>
          <w:lang w:val="en-US" w:eastAsia="zh-CN"/>
        </w:rPr>
        <w:t>yq.zhu@winrobot360.com</w:t>
      </w:r>
    </w:p>
    <w:p>
      <w:pPr>
        <w:tabs>
          <w:tab w:val="left" w:pos="720"/>
          <w:tab w:val="right" w:pos="2880"/>
        </w:tabs>
        <w:spacing w:line="360" w:lineRule="auto"/>
        <w:rPr>
          <w:rFonts w:ascii="仿宋" w:hAnsi="仿宋" w:eastAsia="仿宋" w:cs="Arial"/>
          <w:szCs w:val="21"/>
        </w:rPr>
      </w:pPr>
      <w:r>
        <w:rPr>
          <w:rFonts w:ascii="仿宋" w:hAnsi="仿宋" w:eastAsia="仿宋" w:cs="Arial"/>
          <w:szCs w:val="21"/>
          <w:lang w:val="en-GB"/>
        </w:rPr>
        <w:t>（以下称“</w:t>
      </w:r>
      <w:r>
        <w:rPr>
          <w:rFonts w:hint="eastAsia" w:ascii="仿宋" w:hAnsi="仿宋" w:eastAsia="仿宋" w:cs="Arial"/>
          <w:szCs w:val="21"/>
          <w:lang w:val="en-GB"/>
        </w:rPr>
        <w:t>甲</w:t>
      </w:r>
      <w:r>
        <w:rPr>
          <w:rFonts w:ascii="仿宋" w:hAnsi="仿宋" w:eastAsia="仿宋" w:cs="Arial"/>
          <w:szCs w:val="21"/>
          <w:lang w:val="en-GB"/>
        </w:rPr>
        <w:t>方”</w:t>
      </w:r>
      <w:r>
        <w:rPr>
          <w:rFonts w:ascii="仿宋" w:hAnsi="仿宋" w:eastAsia="仿宋" w:cs="Arial"/>
          <w:szCs w:val="21"/>
        </w:rPr>
        <w:t xml:space="preserve">或 </w:t>
      </w:r>
      <w:r>
        <w:rPr>
          <w:rFonts w:ascii="仿宋" w:hAnsi="仿宋" w:eastAsia="仿宋" w:cs="Arial"/>
          <w:szCs w:val="21"/>
          <w:lang w:val="en-GB"/>
        </w:rPr>
        <w:t>“</w:t>
      </w:r>
      <w:r>
        <w:rPr>
          <w:rFonts w:hint="eastAsia" w:ascii="仿宋" w:hAnsi="仿宋" w:eastAsia="仿宋" w:cs="Arial"/>
          <w:szCs w:val="21"/>
          <w:lang w:val="en-GB"/>
        </w:rPr>
        <w:t>分叉智能</w:t>
      </w:r>
      <w:r>
        <w:rPr>
          <w:rFonts w:ascii="仿宋" w:hAnsi="仿宋" w:eastAsia="仿宋" w:cs="Arial"/>
          <w:szCs w:val="21"/>
          <w:lang w:val="en-GB"/>
        </w:rPr>
        <w:t>”</w:t>
      </w:r>
      <w:r>
        <w:rPr>
          <w:rFonts w:ascii="仿宋" w:hAnsi="仿宋" w:eastAsia="仿宋" w:cs="Arial"/>
          <w:szCs w:val="21"/>
        </w:rPr>
        <w:t>）</w:t>
      </w:r>
    </w:p>
    <w:p>
      <w:pPr>
        <w:tabs>
          <w:tab w:val="left" w:pos="720"/>
          <w:tab w:val="right" w:pos="2880"/>
        </w:tabs>
        <w:spacing w:line="360" w:lineRule="auto"/>
        <w:rPr>
          <w:rFonts w:ascii="仿宋" w:hAnsi="仿宋" w:eastAsia="仿宋" w:cs="Arial"/>
          <w:b/>
          <w:bCs/>
          <w:szCs w:val="21"/>
          <w:lang w:val="en-GB"/>
        </w:rPr>
      </w:pPr>
      <w:r>
        <w:rPr>
          <w:rFonts w:hint="eastAsia" w:ascii="仿宋" w:hAnsi="仿宋" w:eastAsia="仿宋" w:cs="Arial"/>
          <w:b/>
          <w:bCs/>
          <w:szCs w:val="21"/>
          <w:lang w:val="en-GB"/>
        </w:rPr>
        <w:t>乙</w:t>
      </w:r>
      <w:r>
        <w:rPr>
          <w:rFonts w:ascii="仿宋" w:hAnsi="仿宋" w:eastAsia="仿宋" w:cs="Arial"/>
          <w:b/>
          <w:bCs/>
          <w:szCs w:val="21"/>
          <w:lang w:val="en-GB"/>
        </w:rPr>
        <w:t>方：</w:t>
      </w:r>
      <w:r>
        <w:rPr>
          <w:rFonts w:ascii="仿宋" w:hAnsi="仿宋" w:eastAsia="仿宋" w:cs="Arial"/>
          <w:b/>
          <w:bCs/>
          <w:szCs w:val="21"/>
        </w:rPr>
        <w:t xml:space="preserve"> </w:t>
      </w:r>
    </w:p>
    <w:p>
      <w:pPr>
        <w:tabs>
          <w:tab w:val="left" w:pos="720"/>
          <w:tab w:val="right" w:pos="2880"/>
        </w:tabs>
        <w:spacing w:line="360" w:lineRule="auto"/>
        <w:rPr>
          <w:rFonts w:ascii="仿宋" w:hAnsi="仿宋" w:eastAsia="仿宋" w:cs="Arial"/>
          <w:bCs/>
          <w:szCs w:val="21"/>
        </w:rPr>
      </w:pPr>
      <w:r>
        <w:rPr>
          <w:rFonts w:hint="eastAsia" w:ascii="仿宋" w:hAnsi="仿宋" w:eastAsia="仿宋" w:cs="Arial"/>
          <w:bCs/>
          <w:szCs w:val="21"/>
        </w:rPr>
        <w:t>联系地址</w:t>
      </w:r>
      <w:r>
        <w:rPr>
          <w:rFonts w:ascii="仿宋" w:hAnsi="仿宋" w:eastAsia="仿宋" w:cs="Arial"/>
          <w:bCs/>
          <w:szCs w:val="21"/>
        </w:rPr>
        <w:t xml:space="preserve">： </w:t>
      </w:r>
    </w:p>
    <w:p>
      <w:pPr>
        <w:tabs>
          <w:tab w:val="left" w:pos="720"/>
          <w:tab w:val="right" w:pos="2880"/>
        </w:tabs>
        <w:spacing w:line="360" w:lineRule="auto"/>
        <w:rPr>
          <w:rFonts w:hint="eastAsia" w:ascii="仿宋" w:hAnsi="仿宋" w:eastAsia="仿宋" w:cs="Arial"/>
          <w:bCs/>
          <w:szCs w:val="21"/>
          <w:lang w:val="en-US" w:eastAsia="zh-CN"/>
        </w:rPr>
      </w:pPr>
      <w:r>
        <w:rPr>
          <w:rFonts w:hint="eastAsia" w:ascii="仿宋" w:hAnsi="仿宋" w:eastAsia="仿宋" w:cs="Arial"/>
          <w:bCs/>
          <w:szCs w:val="21"/>
        </w:rPr>
        <w:t>联 系 人：</w:t>
      </w:r>
    </w:p>
    <w:p>
      <w:pPr>
        <w:tabs>
          <w:tab w:val="left" w:pos="720"/>
          <w:tab w:val="right" w:pos="2880"/>
        </w:tabs>
        <w:spacing w:line="360" w:lineRule="auto"/>
        <w:rPr>
          <w:rFonts w:ascii="仿宋" w:hAnsi="仿宋" w:eastAsia="仿宋" w:cs="Arial"/>
          <w:bCs/>
          <w:szCs w:val="21"/>
        </w:rPr>
      </w:pPr>
      <w:r>
        <w:rPr>
          <w:rFonts w:ascii="仿宋" w:hAnsi="仿宋" w:eastAsia="仿宋" w:cs="Arial"/>
          <w:bCs/>
          <w:szCs w:val="21"/>
        </w:rPr>
        <w:t>联系电话：</w:t>
      </w:r>
    </w:p>
    <w:p>
      <w:pPr>
        <w:tabs>
          <w:tab w:val="left" w:pos="720"/>
          <w:tab w:val="right" w:pos="2880"/>
        </w:tabs>
        <w:spacing w:line="360" w:lineRule="auto"/>
        <w:rPr>
          <w:rFonts w:ascii="仿宋" w:hAnsi="仿宋" w:eastAsia="仿宋" w:cs="Arial"/>
          <w:szCs w:val="21"/>
        </w:rPr>
      </w:pPr>
      <w:r>
        <w:rPr>
          <w:rFonts w:ascii="仿宋" w:hAnsi="仿宋" w:eastAsia="仿宋" w:cs="Arial"/>
          <w:szCs w:val="21"/>
          <w:lang w:val="en-GB"/>
        </w:rPr>
        <w:t>（以下称“</w:t>
      </w:r>
      <w:r>
        <w:rPr>
          <w:rFonts w:hint="eastAsia" w:ascii="仿宋" w:hAnsi="仿宋" w:eastAsia="仿宋" w:cs="Arial"/>
          <w:szCs w:val="21"/>
          <w:lang w:val="en-GB"/>
        </w:rPr>
        <w:t>乙</w:t>
      </w:r>
      <w:r>
        <w:rPr>
          <w:rFonts w:ascii="仿宋" w:hAnsi="仿宋" w:eastAsia="仿宋" w:cs="Arial"/>
          <w:szCs w:val="21"/>
          <w:lang w:val="en-GB"/>
        </w:rPr>
        <w:t>方”</w:t>
      </w:r>
      <w:r>
        <w:rPr>
          <w:rFonts w:ascii="仿宋" w:hAnsi="仿宋" w:eastAsia="仿宋" w:cs="Arial"/>
          <w:szCs w:val="21"/>
        </w:rPr>
        <w:t>）</w:t>
      </w:r>
    </w:p>
    <w:p>
      <w:pPr>
        <w:tabs>
          <w:tab w:val="left" w:pos="720"/>
          <w:tab w:val="right" w:pos="2880"/>
        </w:tabs>
        <w:spacing w:line="360" w:lineRule="auto"/>
        <w:rPr>
          <w:rFonts w:ascii="仿宋" w:hAnsi="仿宋" w:eastAsia="仿宋" w:cs="Arial"/>
          <w:b/>
          <w:bCs/>
          <w:szCs w:val="21"/>
          <w:lang w:val="en-GB"/>
        </w:rPr>
      </w:pPr>
      <w:r>
        <w:rPr>
          <w:rFonts w:hint="eastAsia" w:ascii="仿宋" w:hAnsi="仿宋" w:eastAsia="仿宋" w:cs="Arial"/>
          <w:b/>
          <w:bCs/>
          <w:szCs w:val="21"/>
        </w:rPr>
        <w:t>甲</w:t>
      </w:r>
      <w:r>
        <w:rPr>
          <w:rFonts w:ascii="仿宋" w:hAnsi="仿宋" w:eastAsia="仿宋" w:cs="Arial"/>
          <w:b/>
          <w:bCs/>
          <w:szCs w:val="21"/>
          <w:lang w:val="en-GB"/>
        </w:rPr>
        <w:t>方</w:t>
      </w:r>
      <w:r>
        <w:rPr>
          <w:rFonts w:hint="eastAsia" w:ascii="仿宋" w:hAnsi="仿宋" w:eastAsia="仿宋" w:cs="Arial"/>
          <w:b/>
          <w:bCs/>
          <w:szCs w:val="21"/>
          <w:lang w:val="en-GB"/>
        </w:rPr>
        <w:t>账号</w:t>
      </w:r>
      <w:r>
        <w:rPr>
          <w:rFonts w:ascii="仿宋" w:hAnsi="仿宋" w:eastAsia="仿宋" w:cs="Arial"/>
          <w:b/>
          <w:bCs/>
          <w:szCs w:val="21"/>
          <w:lang w:val="en-GB"/>
        </w:rPr>
        <w:t>信息：</w:t>
      </w:r>
    </w:p>
    <w:p>
      <w:pPr>
        <w:spacing w:line="360" w:lineRule="auto"/>
        <w:rPr>
          <w:rFonts w:ascii="仿宋" w:hAnsi="仿宋" w:eastAsia="仿宋"/>
          <w:szCs w:val="21"/>
        </w:rPr>
      </w:pPr>
      <w:r>
        <w:rPr>
          <w:rFonts w:hint="eastAsia" w:ascii="仿宋" w:hAnsi="仿宋" w:eastAsia="仿宋" w:cs="Arial"/>
          <w:szCs w:val="21"/>
        </w:rPr>
        <w:t>开户名称：</w:t>
      </w:r>
      <w:r>
        <w:rPr>
          <w:rFonts w:hint="eastAsia" w:ascii="仿宋" w:hAnsi="仿宋" w:eastAsia="仿宋"/>
          <w:szCs w:val="21"/>
        </w:rPr>
        <w:t>杭州分叉智能科技有限公司</w:t>
      </w:r>
    </w:p>
    <w:p>
      <w:pPr>
        <w:spacing w:line="360" w:lineRule="auto"/>
        <w:rPr>
          <w:rFonts w:ascii="仿宋" w:hAnsi="仿宋" w:eastAsia="仿宋"/>
          <w:szCs w:val="21"/>
        </w:rPr>
      </w:pPr>
      <w:r>
        <w:rPr>
          <w:rFonts w:hint="eastAsia" w:ascii="仿宋" w:hAnsi="仿宋" w:eastAsia="仿宋" w:cs="Arial"/>
          <w:szCs w:val="21"/>
        </w:rPr>
        <w:t>开 户 行：工行杭州余杭支行</w:t>
      </w:r>
    </w:p>
    <w:p>
      <w:pPr>
        <w:spacing w:line="360" w:lineRule="auto"/>
        <w:rPr>
          <w:rFonts w:ascii="仿宋" w:hAnsi="仿宋" w:eastAsia="仿宋"/>
          <w:szCs w:val="21"/>
        </w:rPr>
      </w:pPr>
      <w:r>
        <w:rPr>
          <w:rFonts w:hint="eastAsia" w:ascii="仿宋" w:hAnsi="仿宋" w:eastAsia="仿宋" w:cs="Arial"/>
          <w:szCs w:val="21"/>
        </w:rPr>
        <w:t>帐    号：</w:t>
      </w:r>
      <w:r>
        <w:rPr>
          <w:rFonts w:ascii="仿宋" w:hAnsi="仿宋" w:eastAsia="仿宋" w:cs="Arial"/>
          <w:szCs w:val="21"/>
        </w:rPr>
        <w:t>1202220909100054111</w:t>
      </w:r>
    </w:p>
    <w:p>
      <w:pPr>
        <w:spacing w:line="360" w:lineRule="auto"/>
        <w:rPr>
          <w:rFonts w:ascii="仿宋" w:hAnsi="仿宋" w:eastAsia="仿宋" w:cs="Arial"/>
          <w:b/>
          <w:bCs/>
          <w:szCs w:val="21"/>
          <w:lang w:val="en-GB"/>
        </w:rPr>
      </w:pPr>
      <w:r>
        <w:rPr>
          <w:rFonts w:hint="eastAsia" w:ascii="仿宋" w:hAnsi="仿宋" w:eastAsia="仿宋" w:cs="Arial"/>
          <w:b/>
          <w:bCs/>
          <w:szCs w:val="21"/>
        </w:rPr>
        <w:t>乙</w:t>
      </w:r>
      <w:r>
        <w:rPr>
          <w:rFonts w:ascii="仿宋" w:hAnsi="仿宋" w:eastAsia="仿宋" w:cs="Arial"/>
          <w:b/>
          <w:bCs/>
          <w:szCs w:val="21"/>
          <w:lang w:val="en-GB"/>
        </w:rPr>
        <w:t>方</w:t>
      </w:r>
      <w:r>
        <w:rPr>
          <w:rFonts w:hint="eastAsia" w:ascii="仿宋" w:hAnsi="仿宋" w:eastAsia="仿宋" w:cs="Arial"/>
          <w:b/>
          <w:bCs/>
          <w:szCs w:val="21"/>
          <w:lang w:val="en-GB"/>
        </w:rPr>
        <w:t>账号</w:t>
      </w:r>
      <w:r>
        <w:rPr>
          <w:rFonts w:ascii="仿宋" w:hAnsi="仿宋" w:eastAsia="仿宋" w:cs="Arial"/>
          <w:b/>
          <w:bCs/>
          <w:szCs w:val="21"/>
          <w:lang w:val="en-GB"/>
        </w:rPr>
        <w:t>信息：</w:t>
      </w:r>
    </w:p>
    <w:p>
      <w:pPr>
        <w:pStyle w:val="16"/>
        <w:shd w:val="clear" w:color="auto" w:fill="FFFFFF"/>
        <w:rPr>
          <w:rFonts w:ascii="仿宋" w:hAnsi="仿宋" w:eastAsia="仿宋" w:cs="Arial"/>
          <w:bCs/>
          <w:szCs w:val="21"/>
          <w:lang w:val="en-GB"/>
        </w:rPr>
      </w:pPr>
      <w:r>
        <w:rPr>
          <w:rFonts w:hint="eastAsia" w:ascii="仿宋" w:hAnsi="仿宋" w:eastAsia="仿宋" w:cs="Arial"/>
          <w:szCs w:val="21"/>
        </w:rPr>
        <w:t>开户名称：</w:t>
      </w:r>
      <w:r>
        <w:rPr>
          <w:rFonts w:ascii="仿宋" w:hAnsi="仿宋" w:eastAsia="仿宋" w:cs="Arial"/>
          <w:bCs/>
          <w:szCs w:val="21"/>
          <w:lang w:val="en-GB"/>
        </w:rPr>
        <w:t xml:space="preserve"> </w:t>
      </w:r>
    </w:p>
    <w:p>
      <w:pPr>
        <w:spacing w:line="360" w:lineRule="auto"/>
        <w:rPr>
          <w:rFonts w:ascii="仿宋" w:hAnsi="仿宋" w:eastAsia="仿宋" w:cs="Arial"/>
          <w:szCs w:val="21"/>
        </w:rPr>
      </w:pPr>
      <w:r>
        <w:rPr>
          <w:rFonts w:hint="eastAsia" w:ascii="仿宋" w:hAnsi="仿宋" w:eastAsia="仿宋" w:cs="Arial"/>
          <w:szCs w:val="21"/>
        </w:rPr>
        <w:t xml:space="preserve">开 户 行： </w:t>
      </w:r>
    </w:p>
    <w:p>
      <w:pPr>
        <w:spacing w:line="360" w:lineRule="auto"/>
        <w:rPr>
          <w:rFonts w:ascii="仿宋" w:hAnsi="仿宋" w:eastAsia="仿宋" w:cs="Arial"/>
          <w:szCs w:val="21"/>
        </w:rPr>
      </w:pPr>
      <w:r>
        <w:rPr>
          <w:rFonts w:hint="eastAsia" w:ascii="仿宋" w:hAnsi="仿宋" w:eastAsia="仿宋" w:cs="Arial"/>
          <w:szCs w:val="21"/>
        </w:rPr>
        <w:t>账    号：</w:t>
      </w:r>
      <w:r>
        <w:rPr>
          <w:rFonts w:hint="eastAsia" w:ascii="仿宋" w:hAnsi="仿宋" w:eastAsia="仿宋" w:cs="Arial"/>
          <w:szCs w:val="21"/>
          <w:lang w:val="en-US" w:eastAsia="zh-CN"/>
        </w:rPr>
        <w:t xml:space="preserve"> </w:t>
      </w:r>
    </w:p>
    <w:p>
      <w:pPr>
        <w:spacing w:line="360" w:lineRule="auto"/>
        <w:rPr>
          <w:rFonts w:ascii="仿宋" w:hAnsi="仿宋" w:eastAsia="仿宋" w:cs="微软雅黑"/>
          <w:szCs w:val="21"/>
        </w:rPr>
      </w:pPr>
    </w:p>
    <w:p>
      <w:pPr>
        <w:spacing w:line="360" w:lineRule="auto"/>
        <w:rPr>
          <w:rFonts w:ascii="仿宋" w:hAnsi="仿宋" w:eastAsia="仿宋" w:cs="微软雅黑"/>
          <w:szCs w:val="21"/>
        </w:rPr>
      </w:pPr>
      <w:r>
        <w:rPr>
          <w:rFonts w:hint="eastAsia" w:ascii="仿宋" w:hAnsi="仿宋" w:eastAsia="仿宋" w:cs="微软雅黑"/>
          <w:szCs w:val="21"/>
        </w:rPr>
        <w:t xml:space="preserve">鉴于： </w:t>
      </w:r>
    </w:p>
    <w:p>
      <w:pPr>
        <w:spacing w:line="360" w:lineRule="auto"/>
        <w:ind w:firstLine="420"/>
        <w:jc w:val="left"/>
        <w:rPr>
          <w:rFonts w:ascii="仿宋" w:hAnsi="仿宋" w:eastAsia="仿宋" w:cs="仿宋"/>
          <w:szCs w:val="21"/>
        </w:rPr>
      </w:pPr>
      <w:r>
        <w:rPr>
          <w:rFonts w:hint="eastAsia" w:ascii="仿宋" w:hAnsi="仿宋" w:eastAsia="仿宋" w:cs="仿宋"/>
          <w:szCs w:val="21"/>
        </w:rPr>
        <w:t>杭州分叉智能科技有限公司（以下简称甲方）自主开发和经营“影刀RPA[简称：影刀]”（以下或称“软件”）软件，并拥有“影刀RPA[简称：影刀]”（以下或称“软件”）软件的计算机软件著作权。</w:t>
      </w:r>
    </w:p>
    <w:p>
      <w:pPr>
        <w:numPr>
          <w:ilvl w:val="0"/>
          <w:numId w:val="5"/>
        </w:numPr>
        <w:spacing w:line="360" w:lineRule="auto"/>
        <w:ind w:firstLine="420"/>
        <w:jc w:val="left"/>
        <w:rPr>
          <w:rFonts w:ascii="仿宋" w:hAnsi="仿宋" w:eastAsia="仿宋" w:cs="仿宋"/>
          <w:szCs w:val="21"/>
        </w:rPr>
      </w:pPr>
      <w:r>
        <w:rPr>
          <w:rFonts w:hint="eastAsia" w:ascii="仿宋" w:hAnsi="仿宋" w:eastAsia="仿宋" w:cs="仿宋"/>
          <w:szCs w:val="21"/>
        </w:rPr>
        <w:t>乙双方为推进“影刀RPA[简称：影刀]”软件的销售，本着“平等互利、合作共赢”的原则，进行项目商务合作，经过双方友好协商，达成如下合作协议，以资共同遵守。</w:t>
      </w:r>
    </w:p>
    <w:p>
      <w:pPr>
        <w:pStyle w:val="49"/>
        <w:ind w:firstLine="420" w:firstLineChars="200"/>
        <w:rPr>
          <w:rFonts w:ascii="仿宋" w:hAnsi="仿宋" w:eastAsia="仿宋"/>
          <w:bCs/>
          <w:szCs w:val="21"/>
        </w:rPr>
      </w:pPr>
      <w:r>
        <w:rPr>
          <w:rFonts w:hint="eastAsia" w:ascii="仿宋" w:hAnsi="仿宋" w:eastAsia="仿宋"/>
          <w:bCs/>
          <w:szCs w:val="21"/>
        </w:rPr>
        <w:t>一、合作基本信息</w:t>
      </w:r>
    </w:p>
    <w:p>
      <w:pPr>
        <w:pStyle w:val="49"/>
        <w:ind w:firstLine="420" w:firstLineChars="200"/>
        <w:rPr>
          <w:rFonts w:ascii="仿宋" w:hAnsi="仿宋" w:eastAsia="仿宋" w:cs="仿宋"/>
          <w:bCs/>
          <w:szCs w:val="21"/>
        </w:rPr>
      </w:pPr>
      <w:r>
        <w:rPr>
          <w:rFonts w:hint="eastAsia" w:ascii="仿宋" w:hAnsi="仿宋" w:eastAsia="仿宋" w:cs="仿宋"/>
          <w:bCs/>
          <w:szCs w:val="21"/>
        </w:rPr>
        <w:t>1.1 合作内容</w:t>
      </w:r>
    </w:p>
    <w:p>
      <w:pPr>
        <w:pStyle w:val="49"/>
        <w:ind w:firstLine="420" w:firstLineChars="200"/>
        <w:rPr>
          <w:rFonts w:ascii="仿宋" w:hAnsi="仿宋" w:eastAsia="仿宋" w:cs="仿宋"/>
          <w:szCs w:val="21"/>
        </w:rPr>
      </w:pPr>
      <w:r>
        <w:rPr>
          <w:rFonts w:hint="eastAsia" w:ascii="仿宋" w:hAnsi="仿宋" w:eastAsia="仿宋" w:cs="仿宋"/>
          <w:szCs w:val="21"/>
        </w:rPr>
        <w:t>乙方开发并促成客户与甲方成功签署影刀RPA</w:t>
      </w:r>
      <w:r>
        <w:rPr>
          <w:rFonts w:ascii="仿宋" w:hAnsi="仿宋" w:eastAsia="仿宋" w:cs="仿宋"/>
          <w:szCs w:val="21"/>
        </w:rPr>
        <w:t>软件</w:t>
      </w:r>
      <w:r>
        <w:rPr>
          <w:rFonts w:hint="eastAsia" w:ascii="仿宋" w:hAnsi="仿宋" w:eastAsia="仿宋" w:cs="仿宋"/>
          <w:szCs w:val="21"/>
        </w:rPr>
        <w:t>服务合同，且甲方收到客户支付的合同款项后，甲方将乙方应得合作费按照第二条的约定支付给乙方。</w:t>
      </w:r>
    </w:p>
    <w:p>
      <w:pPr>
        <w:pStyle w:val="49"/>
        <w:ind w:firstLine="420" w:firstLineChars="200"/>
        <w:rPr>
          <w:rFonts w:ascii="仿宋" w:hAnsi="仿宋" w:eastAsia="仿宋" w:cs="仿宋"/>
          <w:szCs w:val="21"/>
        </w:rPr>
      </w:pPr>
      <w:r>
        <w:rPr>
          <w:rFonts w:hint="eastAsia" w:ascii="仿宋" w:hAnsi="仿宋" w:eastAsia="仿宋" w:cs="仿宋"/>
          <w:szCs w:val="21"/>
        </w:rPr>
        <w:t>1.2 合作期限</w:t>
      </w:r>
    </w:p>
    <w:p>
      <w:pPr>
        <w:pStyle w:val="49"/>
        <w:ind w:firstLine="420" w:firstLineChars="200"/>
        <w:rPr>
          <w:rFonts w:ascii="仿宋" w:hAnsi="仿宋" w:eastAsia="仿宋" w:cs="仿宋"/>
          <w:szCs w:val="21"/>
        </w:rPr>
      </w:pPr>
      <w:r>
        <w:rPr>
          <w:rFonts w:hint="eastAsia" w:ascii="仿宋" w:hAnsi="仿宋" w:eastAsia="仿宋" w:cs="仿宋"/>
          <w:szCs w:val="21"/>
        </w:rPr>
        <w:t>自</w:t>
      </w:r>
      <w:r>
        <w:rPr>
          <w:rFonts w:hint="eastAsia" w:ascii="仿宋" w:hAnsi="仿宋" w:eastAsia="仿宋" w:cs="仿宋"/>
          <w:szCs w:val="21"/>
          <w:u w:val="single"/>
          <w:lang w:val="en-US" w:eastAsia="zh-CN"/>
        </w:rPr>
        <w:t>2023</w:t>
      </w:r>
      <w:r>
        <w:rPr>
          <w:rFonts w:hint="eastAsia" w:ascii="仿宋" w:hAnsi="仿宋" w:eastAsia="仿宋" w:cs="仿宋"/>
          <w:szCs w:val="21"/>
        </w:rPr>
        <w:t>年</w:t>
      </w:r>
      <w:r>
        <w:rPr>
          <w:rFonts w:hint="eastAsia" w:ascii="仿宋" w:hAnsi="仿宋" w:eastAsia="仿宋" w:cs="仿宋"/>
          <w:szCs w:val="21"/>
          <w:u w:val="single" w:color="000000"/>
        </w:rPr>
        <w:t xml:space="preserve"> </w:t>
      </w:r>
      <w:r>
        <w:rPr>
          <w:rFonts w:hint="eastAsia" w:ascii="仿宋" w:hAnsi="仿宋" w:eastAsia="仿宋" w:cs="仿宋"/>
          <w:szCs w:val="21"/>
          <w:u w:val="single" w:color="000000"/>
          <w:lang w:val="en-US" w:eastAsia="zh-CN"/>
        </w:rPr>
        <w:t xml:space="preserve">  </w:t>
      </w:r>
      <w:r>
        <w:rPr>
          <w:rFonts w:hint="eastAsia" w:ascii="仿宋" w:hAnsi="仿宋" w:eastAsia="仿宋" w:cs="仿宋"/>
          <w:szCs w:val="21"/>
        </w:rPr>
        <w:t>月</w:t>
      </w:r>
      <w:r>
        <w:rPr>
          <w:rFonts w:hint="eastAsia" w:ascii="仿宋" w:hAnsi="仿宋" w:eastAsia="仿宋" w:cs="仿宋"/>
          <w:szCs w:val="21"/>
          <w:u w:val="single" w:color="000000"/>
        </w:rPr>
        <w:t xml:space="preserve"> </w:t>
      </w:r>
      <w:r>
        <w:rPr>
          <w:rFonts w:hint="eastAsia" w:ascii="仿宋" w:hAnsi="仿宋" w:eastAsia="仿宋" w:cs="仿宋"/>
          <w:szCs w:val="21"/>
          <w:u w:val="single" w:color="000000"/>
          <w:lang w:val="en-US" w:eastAsia="zh-CN"/>
        </w:rPr>
        <w:t xml:space="preserve"> </w:t>
      </w:r>
      <w:r>
        <w:rPr>
          <w:rFonts w:ascii="仿宋" w:hAnsi="仿宋" w:eastAsia="仿宋" w:cs="仿宋"/>
          <w:szCs w:val="21"/>
          <w:u w:val="single" w:color="000000"/>
        </w:rPr>
        <w:t xml:space="preserve"> </w:t>
      </w:r>
      <w:r>
        <w:rPr>
          <w:rFonts w:hint="eastAsia" w:ascii="仿宋" w:hAnsi="仿宋" w:eastAsia="仿宋" w:cs="仿宋"/>
          <w:szCs w:val="21"/>
        </w:rPr>
        <w:t>日起至</w:t>
      </w:r>
      <w:r>
        <w:rPr>
          <w:rFonts w:hint="eastAsia" w:ascii="仿宋" w:hAnsi="仿宋" w:eastAsia="仿宋" w:cs="仿宋"/>
          <w:szCs w:val="21"/>
          <w:u w:val="single" w:color="000000"/>
          <w:lang w:val="en-US" w:eastAsia="zh-CN"/>
        </w:rPr>
        <w:t xml:space="preserve"> 2024 </w:t>
      </w:r>
      <w:r>
        <w:rPr>
          <w:rFonts w:ascii="仿宋" w:hAnsi="仿宋" w:eastAsia="仿宋" w:cs="仿宋"/>
          <w:szCs w:val="21"/>
          <w:u w:val="single" w:color="000000"/>
        </w:rPr>
        <w:t xml:space="preserve"> </w:t>
      </w:r>
      <w:r>
        <w:rPr>
          <w:rFonts w:hint="eastAsia" w:ascii="仿宋" w:hAnsi="仿宋" w:eastAsia="仿宋" w:cs="仿宋"/>
          <w:szCs w:val="21"/>
        </w:rPr>
        <w:t>年</w:t>
      </w:r>
      <w:r>
        <w:rPr>
          <w:rFonts w:hint="eastAsia" w:ascii="仿宋" w:hAnsi="仿宋" w:eastAsia="仿宋" w:cs="仿宋"/>
          <w:szCs w:val="21"/>
          <w:u w:val="single" w:color="000000"/>
        </w:rPr>
        <w:t xml:space="preserve"> </w:t>
      </w:r>
      <w:r>
        <w:rPr>
          <w:rFonts w:hint="eastAsia" w:ascii="仿宋" w:hAnsi="仿宋" w:eastAsia="仿宋" w:cs="仿宋"/>
          <w:szCs w:val="21"/>
          <w:u w:val="single" w:color="000000"/>
          <w:lang w:val="en-US" w:eastAsia="zh-CN"/>
        </w:rPr>
        <w:t xml:space="preserve"> </w:t>
      </w:r>
      <w:r>
        <w:rPr>
          <w:rFonts w:hint="eastAsia" w:ascii="仿宋" w:hAnsi="仿宋" w:eastAsia="仿宋" w:cs="仿宋"/>
          <w:szCs w:val="21"/>
          <w:u w:val="single" w:color="000000"/>
        </w:rPr>
        <w:t xml:space="preserve"> </w:t>
      </w:r>
      <w:r>
        <w:rPr>
          <w:rFonts w:hint="eastAsia" w:ascii="仿宋" w:hAnsi="仿宋" w:eastAsia="仿宋" w:cs="仿宋"/>
          <w:szCs w:val="21"/>
        </w:rPr>
        <w:t>月</w:t>
      </w:r>
      <w:r>
        <w:rPr>
          <w:rFonts w:hint="eastAsia" w:ascii="仿宋" w:hAnsi="仿宋" w:eastAsia="仿宋" w:cs="仿宋"/>
          <w:szCs w:val="21"/>
          <w:u w:val="single" w:color="000000"/>
        </w:rPr>
        <w:t xml:space="preserve"> </w:t>
      </w:r>
      <w:r>
        <w:rPr>
          <w:rFonts w:hint="eastAsia" w:ascii="仿宋" w:hAnsi="仿宋" w:eastAsia="仿宋" w:cs="仿宋"/>
          <w:szCs w:val="21"/>
          <w:u w:val="single" w:color="000000"/>
          <w:lang w:val="en-US" w:eastAsia="zh-CN"/>
        </w:rPr>
        <w:t xml:space="preserve"> </w:t>
      </w:r>
      <w:r>
        <w:rPr>
          <w:rFonts w:ascii="仿宋" w:hAnsi="仿宋" w:eastAsia="仿宋" w:cs="仿宋"/>
          <w:szCs w:val="21"/>
          <w:u w:val="single" w:color="000000"/>
        </w:rPr>
        <w:t xml:space="preserve"> </w:t>
      </w:r>
      <w:r>
        <w:rPr>
          <w:rFonts w:hint="eastAsia" w:ascii="仿宋" w:hAnsi="仿宋" w:eastAsia="仿宋" w:cs="仿宋"/>
          <w:szCs w:val="21"/>
        </w:rPr>
        <w:t>日止。</w:t>
      </w:r>
      <w:r>
        <w:rPr>
          <w:rFonts w:ascii="仿宋" w:hAnsi="仿宋" w:eastAsia="仿宋" w:cs="仿宋"/>
          <w:szCs w:val="21"/>
        </w:rPr>
        <w:t>合作期限届满前三十日内，如甲、乙双方均未对继续合作提出书面异议的，则本协议合作期限自动延续一年。</w:t>
      </w:r>
    </w:p>
    <w:p>
      <w:pPr>
        <w:numPr>
          <w:ilvl w:val="255"/>
          <w:numId w:val="0"/>
        </w:numPr>
        <w:spacing w:line="360" w:lineRule="auto"/>
        <w:ind w:firstLine="420" w:firstLineChars="200"/>
        <w:jc w:val="left"/>
        <w:rPr>
          <w:rFonts w:ascii="仿宋" w:hAnsi="仿宋" w:eastAsia="仿宋" w:cs="仿宋"/>
          <w:szCs w:val="21"/>
        </w:rPr>
      </w:pPr>
      <w:r>
        <w:rPr>
          <w:rFonts w:hint="eastAsia" w:ascii="仿宋" w:hAnsi="仿宋" w:eastAsia="仿宋" w:cs="仿宋"/>
          <w:szCs w:val="21"/>
        </w:rPr>
        <w:t>二、项目合作费及结算</w:t>
      </w:r>
    </w:p>
    <w:p>
      <w:pPr>
        <w:pStyle w:val="49"/>
        <w:ind w:firstLine="420" w:firstLineChars="200"/>
        <w:rPr>
          <w:rFonts w:ascii="仿宋" w:hAnsi="仿宋" w:eastAsia="仿宋" w:cs="仿宋"/>
          <w:bCs/>
          <w:szCs w:val="21"/>
        </w:rPr>
      </w:pPr>
      <w:r>
        <w:rPr>
          <w:rFonts w:hint="eastAsia" w:ascii="仿宋" w:hAnsi="仿宋" w:eastAsia="仿宋" w:cs="仿宋"/>
          <w:bCs/>
          <w:szCs w:val="21"/>
        </w:rPr>
        <w:t>2.1</w:t>
      </w:r>
      <w:r>
        <w:rPr>
          <w:rFonts w:hint="eastAsia" w:ascii="仿宋" w:hAnsi="仿宋" w:eastAsia="仿宋"/>
          <w:szCs w:val="21"/>
        </w:rPr>
        <w:t>本合同范围内的金额均为含税金额。</w:t>
      </w:r>
    </w:p>
    <w:p>
      <w:pPr>
        <w:spacing w:line="360" w:lineRule="auto"/>
        <w:ind w:firstLine="420" w:firstLineChars="200"/>
        <w:jc w:val="left"/>
        <w:rPr>
          <w:rFonts w:ascii="仿宋" w:hAnsi="仿宋" w:eastAsia="仿宋" w:cs="仿宋"/>
          <w:color w:val="FF0000"/>
          <w:szCs w:val="21"/>
        </w:rPr>
      </w:pPr>
      <w:r>
        <w:rPr>
          <w:rFonts w:ascii="仿宋" w:hAnsi="仿宋" w:eastAsia="仿宋" w:cs="仿宋"/>
          <w:szCs w:val="21"/>
          <w:lang w:bidi="ar"/>
        </w:rPr>
        <w:t xml:space="preserve">2.2 </w:t>
      </w:r>
      <w:r>
        <w:rPr>
          <w:rFonts w:hint="eastAsia" w:ascii="仿宋" w:hAnsi="仿宋" w:eastAsia="仿宋" w:cs="仿宋"/>
          <w:color w:val="000000" w:themeColor="text1"/>
          <w:szCs w:val="21"/>
          <w:lang w:bidi="ar"/>
          <w14:textFill>
            <w14:solidFill>
              <w14:schemeClr w14:val="tx1"/>
            </w14:solidFill>
          </w14:textFill>
        </w:rPr>
        <w:t>甲方在收到客户款项后的次月15日之前按照协议</w:t>
      </w:r>
      <w:r>
        <w:rPr>
          <w:rFonts w:ascii="仿宋" w:hAnsi="仿宋" w:eastAsia="仿宋" w:cs="仿宋"/>
          <w:color w:val="000000" w:themeColor="text1"/>
          <w:szCs w:val="21"/>
          <w:lang w:bidi="ar"/>
          <w14:textFill>
            <w14:solidFill>
              <w14:schemeClr w14:val="tx1"/>
            </w14:solidFill>
          </w14:textFill>
        </w:rPr>
        <w:t>约定方式</w:t>
      </w:r>
      <w:r>
        <w:rPr>
          <w:rFonts w:hint="eastAsia" w:ascii="仿宋" w:hAnsi="仿宋" w:eastAsia="仿宋" w:cs="仿宋"/>
          <w:color w:val="000000" w:themeColor="text1"/>
          <w:szCs w:val="21"/>
          <w:lang w:bidi="ar"/>
          <w14:textFill>
            <w14:solidFill>
              <w14:schemeClr w14:val="tx1"/>
            </w14:solidFill>
          </w14:textFill>
        </w:rPr>
        <w:t>向乙方支付</w:t>
      </w:r>
      <w:r>
        <w:rPr>
          <w:rFonts w:ascii="仿宋" w:hAnsi="仿宋" w:eastAsia="仿宋" w:cs="仿宋"/>
          <w:color w:val="000000" w:themeColor="text1"/>
          <w:szCs w:val="21"/>
          <w:lang w:bidi="ar"/>
          <w14:textFill>
            <w14:solidFill>
              <w14:schemeClr w14:val="tx1"/>
            </w14:solidFill>
          </w14:textFill>
        </w:rPr>
        <w:t>合作费</w:t>
      </w:r>
      <w:r>
        <w:rPr>
          <w:rFonts w:hint="eastAsia" w:ascii="仿宋" w:hAnsi="仿宋" w:eastAsia="仿宋" w:cs="仿宋"/>
          <w:color w:val="000000" w:themeColor="text1"/>
          <w:szCs w:val="21"/>
          <w:lang w:bidi="ar"/>
          <w14:textFill>
            <w14:solidFill>
              <w14:schemeClr w14:val="tx1"/>
            </w14:solidFill>
          </w14:textFill>
        </w:rPr>
        <w:t>。</w:t>
      </w:r>
    </w:p>
    <w:p>
      <w:pPr>
        <w:spacing w:line="360" w:lineRule="auto"/>
        <w:ind w:firstLine="421"/>
        <w:jc w:val="left"/>
        <w:rPr>
          <w:del w:id="1" w:author="望大薇" w:date="2023-12-04T15:58:14Z"/>
          <w:rFonts w:ascii="仿宋" w:hAnsi="仿宋" w:eastAsia="仿宋" w:cs="仿宋"/>
          <w:szCs w:val="21"/>
          <w:lang w:bidi="ar"/>
        </w:rPr>
        <w:pPrChange w:id="0" w:author="望大薇" w:date="2023-12-04T16:01:21Z">
          <w:pPr>
            <w:spacing w:line="360" w:lineRule="auto"/>
            <w:ind w:firstLine="421"/>
            <w:jc w:val="left"/>
          </w:pPr>
        </w:pPrChange>
      </w:pPr>
      <w:r>
        <w:rPr>
          <w:rFonts w:ascii="仿宋" w:hAnsi="仿宋" w:eastAsia="仿宋" w:cs="仿宋"/>
          <w:szCs w:val="21"/>
          <w:lang w:bidi="ar"/>
        </w:rPr>
        <w:t>2.3甲乙双方按照以下模式结算合作费，具体模式如下：</w:t>
      </w:r>
    </w:p>
    <w:p>
      <w:pPr>
        <w:spacing w:line="360" w:lineRule="auto"/>
        <w:ind w:firstLine="421"/>
        <w:jc w:val="left"/>
        <w:rPr>
          <w:rFonts w:ascii="仿宋" w:hAnsi="仿宋" w:eastAsia="仿宋" w:cs="仿宋"/>
          <w:szCs w:val="21"/>
          <w:lang w:bidi="ar"/>
        </w:rPr>
        <w:pPrChange w:id="2" w:author="望大薇" w:date="2023-12-04T16:01:21Z">
          <w:pPr>
            <w:spacing w:line="360" w:lineRule="auto"/>
            <w:ind w:firstLine="421"/>
            <w:jc w:val="left"/>
          </w:pPr>
        </w:pPrChange>
      </w:pPr>
    </w:p>
    <w:tbl>
      <w:tblPr>
        <w:tblStyle w:val="20"/>
        <w:tblW w:w="105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 w:author="望大薇" w:date="2023-12-04T15:55:51Z">
          <w:tblPr>
            <w:tblStyle w:val="20"/>
            <w:tblW w:w="110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3318"/>
        <w:gridCol w:w="2325"/>
        <w:gridCol w:w="1058"/>
        <w:gridCol w:w="3872"/>
        <w:tblGridChange w:id="4">
          <w:tblGrid>
            <w:gridCol w:w="2709"/>
            <w:gridCol w:w="2709"/>
            <w:gridCol w:w="1492"/>
            <w:gridCol w:w="4158"/>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 w:author="望大薇" w:date="2023-12-04T15:5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5" w:author="望大薇" w:date="2023-12-04T15:55:51Z">
            <w:trPr>
              <w:jc w:val="center"/>
            </w:trPr>
          </w:trPrChange>
        </w:trPr>
        <w:tc>
          <w:tcPr>
            <w:tcW w:w="3318" w:type="dxa"/>
            <w:tcBorders>
              <w:bottom w:val="single" w:color="auto" w:sz="4" w:space="0"/>
              <w:right w:val="single" w:color="auto" w:sz="4" w:space="0"/>
            </w:tcBorders>
            <w:tcPrChange w:id="6" w:author="望大薇" w:date="2023-12-04T15:55:51Z">
              <w:tcPr>
                <w:tcW w:w="2709" w:type="dxa"/>
                <w:tcBorders>
                  <w:bottom w:val="single" w:color="auto" w:sz="4" w:space="0"/>
                  <w:right w:val="single" w:color="auto" w:sz="4" w:space="0"/>
                </w:tcBorders>
              </w:tcPr>
            </w:tcPrChange>
          </w:tcPr>
          <w:p>
            <w:pPr>
              <w:spacing w:line="360" w:lineRule="auto"/>
              <w:ind w:left="286"/>
              <w:jc w:val="center"/>
              <w:rPr>
                <w:rFonts w:ascii="仿宋" w:hAnsi="仿宋" w:eastAsia="仿宋" w:cs="仿宋"/>
                <w:b/>
                <w:color w:val="000000" w:themeColor="text1"/>
                <w:szCs w:val="21"/>
                <w:lang w:bidi="ar"/>
                <w14:textFill>
                  <w14:solidFill>
                    <w14:schemeClr w14:val="tx1"/>
                  </w14:solidFill>
                </w14:textFill>
              </w:rPr>
            </w:pPr>
            <w:r>
              <w:rPr>
                <w:rFonts w:hint="eastAsia" w:ascii="仿宋" w:hAnsi="仿宋" w:eastAsia="仿宋" w:cs="仿宋"/>
                <w:b/>
                <w:color w:val="000000" w:themeColor="text1"/>
                <w:szCs w:val="21"/>
                <w:lang w:bidi="ar"/>
                <w14:textFill>
                  <w14:solidFill>
                    <w14:schemeClr w14:val="tx1"/>
                  </w14:solidFill>
                </w14:textFill>
              </w:rPr>
              <w:t>项目构成</w:t>
            </w:r>
          </w:p>
        </w:tc>
        <w:tc>
          <w:tcPr>
            <w:tcW w:w="2325" w:type="dxa"/>
            <w:tcBorders>
              <w:bottom w:val="single" w:color="auto" w:sz="4" w:space="0"/>
              <w:right w:val="single" w:color="auto" w:sz="4" w:space="0"/>
            </w:tcBorders>
            <w:shd w:val="clear" w:color="auto" w:fill="auto"/>
            <w:vAlign w:val="center"/>
            <w:tcPrChange w:id="7" w:author="望大薇" w:date="2023-12-04T15:55:51Z">
              <w:tcPr>
                <w:tcW w:w="2709" w:type="dxa"/>
                <w:tcBorders>
                  <w:bottom w:val="single" w:color="auto" w:sz="4" w:space="0"/>
                  <w:right w:val="single" w:color="auto" w:sz="4" w:space="0"/>
                </w:tcBorders>
                <w:shd w:val="clear" w:color="auto" w:fill="auto"/>
                <w:vAlign w:val="center"/>
              </w:tcPr>
            </w:tcPrChange>
          </w:tcPr>
          <w:p>
            <w:pPr>
              <w:spacing w:line="360" w:lineRule="auto"/>
              <w:ind w:left="286"/>
              <w:rPr>
                <w:ins w:id="8" w:author="望大薇" w:date="2023-12-04T15:55:25Z"/>
                <w:rFonts w:ascii="仿宋" w:hAnsi="仿宋" w:eastAsia="仿宋" w:cs="仿宋"/>
                <w:b/>
                <w:color w:val="000000" w:themeColor="text1"/>
                <w:szCs w:val="21"/>
                <w:lang w:bidi="ar"/>
                <w14:textFill>
                  <w14:solidFill>
                    <w14:schemeClr w14:val="tx1"/>
                  </w14:solidFill>
                </w14:textFill>
              </w:rPr>
            </w:pPr>
            <w:r>
              <w:rPr>
                <w:rFonts w:ascii="仿宋" w:hAnsi="仿宋" w:eastAsia="仿宋" w:cs="仿宋"/>
                <w:b/>
                <w:color w:val="000000" w:themeColor="text1"/>
                <w:szCs w:val="21"/>
                <w:lang w:bidi="ar"/>
                <w14:textFill>
                  <w14:solidFill>
                    <w14:schemeClr w14:val="tx1"/>
                  </w14:solidFill>
                </w14:textFill>
              </w:rPr>
              <w:t>回款金额</w:t>
            </w:r>
          </w:p>
          <w:p>
            <w:pPr>
              <w:spacing w:line="360" w:lineRule="auto"/>
              <w:ind w:left="286"/>
              <w:rPr>
                <w:rFonts w:ascii="仿宋" w:hAnsi="仿宋" w:eastAsia="仿宋" w:cs="仿宋"/>
                <w:b/>
                <w:color w:val="000000" w:themeColor="text1"/>
                <w:szCs w:val="21"/>
                <w14:textFill>
                  <w14:solidFill>
                    <w14:schemeClr w14:val="tx1"/>
                  </w14:solidFill>
                </w14:textFill>
              </w:rPr>
            </w:pPr>
            <w:r>
              <w:rPr>
                <w:rFonts w:ascii="仿宋" w:hAnsi="仿宋" w:eastAsia="仿宋" w:cs="仿宋"/>
                <w:b/>
                <w:color w:val="000000" w:themeColor="text1"/>
                <w:szCs w:val="21"/>
                <w:lang w:bidi="ar"/>
                <w14:textFill>
                  <w14:solidFill>
                    <w14:schemeClr w14:val="tx1"/>
                  </w14:solidFill>
                </w14:textFill>
              </w:rPr>
              <w:t>（单位：万元）</w:t>
            </w:r>
          </w:p>
        </w:tc>
        <w:tc>
          <w:tcPr>
            <w:tcW w:w="1058" w:type="dxa"/>
            <w:tcBorders>
              <w:left w:val="nil"/>
              <w:bottom w:val="single" w:color="auto" w:sz="4" w:space="0"/>
              <w:right w:val="single" w:color="auto" w:sz="4" w:space="0"/>
            </w:tcBorders>
            <w:shd w:val="clear" w:color="auto" w:fill="auto"/>
            <w:vAlign w:val="center"/>
            <w:tcPrChange w:id="9" w:author="望大薇" w:date="2023-12-04T15:55:51Z">
              <w:tcPr>
                <w:tcW w:w="1492" w:type="dxa"/>
                <w:tcBorders>
                  <w:left w:val="nil"/>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b/>
                <w:color w:val="000000" w:themeColor="text1"/>
                <w:szCs w:val="21"/>
                <w14:textFill>
                  <w14:solidFill>
                    <w14:schemeClr w14:val="tx1"/>
                  </w14:solidFill>
                </w14:textFill>
              </w:rPr>
            </w:pPr>
            <w:r>
              <w:rPr>
                <w:rFonts w:ascii="仿宋" w:hAnsi="仿宋" w:eastAsia="仿宋" w:cs="仿宋"/>
                <w:b/>
                <w:color w:val="000000" w:themeColor="text1"/>
                <w:szCs w:val="21"/>
                <w14:textFill>
                  <w14:solidFill>
                    <w14:schemeClr w14:val="tx1"/>
                  </w14:solidFill>
                </w14:textFill>
              </w:rPr>
              <w:t>佣金比例</w:t>
            </w:r>
          </w:p>
        </w:tc>
        <w:tc>
          <w:tcPr>
            <w:tcW w:w="3872" w:type="dxa"/>
            <w:tcBorders>
              <w:left w:val="nil"/>
              <w:bottom w:val="single" w:color="auto" w:sz="4" w:space="0"/>
            </w:tcBorders>
            <w:shd w:val="clear" w:color="auto" w:fill="auto"/>
            <w:vAlign w:val="center"/>
            <w:tcPrChange w:id="10" w:author="望大薇" w:date="2023-12-04T15:55:51Z">
              <w:tcPr>
                <w:tcW w:w="4158" w:type="dxa"/>
                <w:tcBorders>
                  <w:left w:val="nil"/>
                  <w:bottom w:val="single" w:color="auto" w:sz="4" w:space="0"/>
                </w:tcBorders>
                <w:shd w:val="clear" w:color="auto" w:fill="auto"/>
                <w:vAlign w:val="center"/>
              </w:tcPr>
            </w:tcPrChange>
          </w:tcPr>
          <w:p>
            <w:pPr>
              <w:spacing w:line="360" w:lineRule="auto"/>
              <w:jc w:val="center"/>
              <w:rPr>
                <w:rFonts w:ascii="仿宋" w:hAnsi="仿宋" w:eastAsia="仿宋" w:cs="仿宋"/>
                <w:b/>
                <w:color w:val="000000" w:themeColor="text1"/>
                <w:szCs w:val="21"/>
                <w14:textFill>
                  <w14:solidFill>
                    <w14:schemeClr w14:val="tx1"/>
                  </w14:solidFill>
                </w14:textFill>
              </w:rPr>
            </w:pPr>
            <w:r>
              <w:rPr>
                <w:rFonts w:ascii="仿宋" w:hAnsi="仿宋" w:eastAsia="仿宋" w:cs="仿宋"/>
                <w:b/>
                <w:color w:val="000000" w:themeColor="text1"/>
                <w:szCs w:val="21"/>
                <w:lang w:bidi="ar"/>
                <w14:textFill>
                  <w14:solidFill>
                    <w14:schemeClr w14:val="tx1"/>
                  </w14:solidFill>
                </w14:textFill>
              </w:rPr>
              <w:t>合作费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 w:author="望大薇" w:date="2023-12-04T15:5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trHeight w:val="809" w:hRule="atLeast"/>
          <w:jc w:val="center"/>
          <w:trPrChange w:id="11" w:author="望大薇" w:date="2023-12-04T15:55:51Z">
            <w:trPr>
              <w:cantSplit/>
              <w:trHeight w:val="809" w:hRule="atLeast"/>
              <w:jc w:val="center"/>
            </w:trPr>
          </w:trPrChange>
        </w:trPr>
        <w:tc>
          <w:tcPr>
            <w:tcW w:w="3318" w:type="dxa"/>
            <w:vMerge w:val="restart"/>
            <w:tcBorders>
              <w:top w:val="single" w:color="auto" w:sz="4" w:space="0"/>
              <w:right w:val="single" w:color="auto" w:sz="4" w:space="0"/>
            </w:tcBorders>
            <w:tcPrChange w:id="12" w:author="望大薇" w:date="2023-12-04T15:55:51Z">
              <w:tcPr>
                <w:tcW w:w="2709" w:type="dxa"/>
                <w:vMerge w:val="restart"/>
                <w:tcBorders>
                  <w:top w:val="single" w:color="auto" w:sz="4" w:space="0"/>
                  <w:right w:val="single" w:color="auto" w:sz="4" w:space="0"/>
                </w:tcBorders>
              </w:tcPr>
            </w:tcPrChange>
          </w:tcPr>
          <w:p>
            <w:pPr>
              <w:numPr>
                <w:ilvl w:val="-1"/>
                <w:numId w:val="0"/>
              </w:numPr>
              <w:spacing w:line="360" w:lineRule="auto"/>
              <w:jc w:val="left"/>
              <w:rPr>
                <w:ins w:id="14" w:author="望大薇" w:date="2023-12-04T15:37:16Z"/>
                <w:rFonts w:hint="eastAsia" w:ascii="仿宋" w:hAnsi="仿宋" w:eastAsia="仿宋" w:cs="仿宋"/>
                <w:color w:val="000000" w:themeColor="text1"/>
                <w:szCs w:val="21"/>
                <w:lang w:bidi="ar"/>
                <w14:textFill>
                  <w14:solidFill>
                    <w14:schemeClr w14:val="tx1"/>
                  </w14:solidFill>
                </w14:textFill>
              </w:rPr>
              <w:pPrChange w:id="13" w:author="望大薇" w:date="2023-12-04T15:41:40Z">
                <w:pPr>
                  <w:spacing w:line="360" w:lineRule="auto"/>
                  <w:jc w:val="center"/>
                </w:pPr>
              </w:pPrChange>
            </w:pPr>
            <w:r>
              <w:rPr>
                <w:rFonts w:hint="eastAsia" w:ascii="仿宋" w:hAnsi="仿宋" w:eastAsia="仿宋" w:cs="仿宋"/>
                <w:color w:val="000000" w:themeColor="text1"/>
                <w:szCs w:val="21"/>
                <w:lang w:bidi="ar"/>
                <w14:textFill>
                  <w14:solidFill>
                    <w14:schemeClr w14:val="tx1"/>
                  </w14:solidFill>
                </w14:textFill>
              </w:rPr>
              <w:t>标准产品部分</w:t>
            </w:r>
          </w:p>
          <w:p>
            <w:pPr>
              <w:numPr>
                <w:ilvl w:val="-1"/>
                <w:numId w:val="0"/>
              </w:numPr>
              <w:spacing w:line="360" w:lineRule="auto"/>
              <w:jc w:val="left"/>
              <w:rPr>
                <w:ins w:id="16" w:author="望大薇" w:date="2023-12-04T14:43:32Z"/>
                <w:rFonts w:hint="default" w:ascii="仿宋" w:hAnsi="仿宋" w:eastAsia="仿宋" w:cs="仿宋"/>
                <w:color w:val="000000" w:themeColor="text1"/>
                <w:szCs w:val="21"/>
                <w:lang w:val="en-US" w:eastAsia="zh-CN" w:bidi="ar"/>
                <w14:textFill>
                  <w14:solidFill>
                    <w14:schemeClr w14:val="tx1"/>
                  </w14:solidFill>
                </w14:textFill>
              </w:rPr>
              <w:pPrChange w:id="15" w:author="望大薇" w:date="2023-12-04T15:41:42Z">
                <w:pPr>
                  <w:spacing w:line="360" w:lineRule="auto"/>
                  <w:jc w:val="center"/>
                </w:pPr>
              </w:pPrChange>
            </w:pPr>
            <w:ins w:id="17" w:author="望大薇" w:date="2023-12-04T15:37:18Z">
              <w:r>
                <w:rPr>
                  <w:rFonts w:hint="eastAsia" w:ascii="仿宋" w:hAnsi="仿宋" w:eastAsia="仿宋" w:cs="仿宋"/>
                  <w:color w:val="000000" w:themeColor="text1"/>
                  <w:szCs w:val="21"/>
                  <w:lang w:val="en-US" w:eastAsia="zh-CN" w:bidi="ar"/>
                  <w14:textFill>
                    <w14:solidFill>
                      <w14:schemeClr w14:val="tx1"/>
                    </w14:solidFill>
                  </w14:textFill>
                </w:rPr>
                <w:t>注意</w:t>
              </w:r>
            </w:ins>
            <w:ins w:id="18" w:author="望大薇" w:date="2023-12-04T15:37:20Z">
              <w:r>
                <w:rPr>
                  <w:rFonts w:hint="eastAsia" w:ascii="仿宋" w:hAnsi="仿宋" w:eastAsia="仿宋" w:cs="仿宋"/>
                  <w:color w:val="000000" w:themeColor="text1"/>
                  <w:szCs w:val="21"/>
                  <w:lang w:val="en-US" w:eastAsia="zh-CN" w:bidi="ar"/>
                  <w14:textFill>
                    <w14:solidFill>
                      <w14:schemeClr w14:val="tx1"/>
                    </w14:solidFill>
                  </w14:textFill>
                </w:rPr>
                <w:t>事项</w:t>
              </w:r>
            </w:ins>
            <w:ins w:id="19" w:author="望大薇" w:date="2023-12-04T15:37:21Z">
              <w:r>
                <w:rPr>
                  <w:rFonts w:hint="eastAsia" w:ascii="仿宋" w:hAnsi="仿宋" w:eastAsia="仿宋" w:cs="仿宋"/>
                  <w:color w:val="000000" w:themeColor="text1"/>
                  <w:szCs w:val="21"/>
                  <w:lang w:val="en-US" w:eastAsia="zh-CN" w:bidi="ar"/>
                  <w14:textFill>
                    <w14:solidFill>
                      <w14:schemeClr w14:val="tx1"/>
                    </w14:solidFill>
                  </w14:textFill>
                </w:rPr>
                <w:t>：</w:t>
              </w:r>
            </w:ins>
          </w:p>
          <w:p>
            <w:pPr>
              <w:numPr>
                <w:ilvl w:val="0"/>
                <w:numId w:val="6"/>
                <w:ins w:id="21" w:author="望大薇" w:date="2023-12-04T15:40:09Z"/>
              </w:numPr>
              <w:spacing w:line="360" w:lineRule="auto"/>
              <w:jc w:val="left"/>
              <w:rPr>
                <w:ins w:id="22" w:author="望大薇" w:date="2023-12-04T15:37:14Z"/>
                <w:rFonts w:hint="eastAsia" w:ascii="仿宋" w:hAnsi="仿宋" w:eastAsia="仿宋" w:cs="仿宋"/>
                <w:color w:val="000000" w:themeColor="text1"/>
                <w:szCs w:val="21"/>
                <w:lang w:val="en-US" w:eastAsia="zh-CN" w:bidi="ar"/>
                <w14:textFill>
                  <w14:solidFill>
                    <w14:schemeClr w14:val="tx1"/>
                  </w14:solidFill>
                </w14:textFill>
              </w:rPr>
              <w:pPrChange w:id="20" w:author="望大薇" w:date="2023-12-04T15:40:09Z">
                <w:pPr>
                  <w:spacing w:line="360" w:lineRule="auto"/>
                  <w:jc w:val="center"/>
                </w:pPr>
              </w:pPrChange>
            </w:pPr>
            <w:ins w:id="23" w:author="望大薇" w:date="2023-12-04T14:44:09Z">
              <w:r>
                <w:rPr>
                  <w:rFonts w:hint="eastAsia" w:ascii="仿宋" w:hAnsi="仿宋" w:eastAsia="仿宋" w:cs="仿宋"/>
                  <w:color w:val="000000" w:themeColor="text1"/>
                  <w:szCs w:val="21"/>
                  <w:lang w:val="en-US" w:eastAsia="zh-CN" w:bidi="ar"/>
                  <w14:textFill>
                    <w14:solidFill>
                      <w14:schemeClr w14:val="tx1"/>
                    </w14:solidFill>
                  </w14:textFill>
                </w:rPr>
                <w:t>当</w:t>
              </w:r>
            </w:ins>
            <w:ins w:id="24" w:author="望大薇" w:date="2023-12-04T14:43:49Z">
              <w:r>
                <w:rPr>
                  <w:rFonts w:hint="eastAsia" w:ascii="仿宋" w:hAnsi="仿宋" w:eastAsia="仿宋" w:cs="仿宋"/>
                  <w:color w:val="000000" w:themeColor="text1"/>
                  <w:szCs w:val="21"/>
                  <w:lang w:val="en-US" w:eastAsia="zh-CN" w:bidi="ar"/>
                  <w14:textFill>
                    <w14:solidFill>
                      <w14:schemeClr w14:val="tx1"/>
                    </w14:solidFill>
                  </w14:textFill>
                </w:rPr>
                <w:t>客户</w:t>
              </w:r>
            </w:ins>
            <w:ins w:id="25" w:author="望大薇" w:date="2023-12-04T14:43:50Z">
              <w:r>
                <w:rPr>
                  <w:rFonts w:hint="eastAsia" w:ascii="仿宋" w:hAnsi="仿宋" w:eastAsia="仿宋" w:cs="仿宋"/>
                  <w:color w:val="000000" w:themeColor="text1"/>
                  <w:szCs w:val="21"/>
                  <w:lang w:val="en-US" w:eastAsia="zh-CN" w:bidi="ar"/>
                  <w14:textFill>
                    <w14:solidFill>
                      <w14:schemeClr w14:val="tx1"/>
                    </w14:solidFill>
                  </w14:textFill>
                </w:rPr>
                <w:t>订购</w:t>
              </w:r>
            </w:ins>
            <w:ins w:id="26" w:author="望大薇" w:date="2023-12-04T14:43:51Z">
              <w:r>
                <w:rPr>
                  <w:rFonts w:hint="eastAsia" w:ascii="仿宋" w:hAnsi="仿宋" w:eastAsia="仿宋" w:cs="仿宋"/>
                  <w:color w:val="000000" w:themeColor="text1"/>
                  <w:szCs w:val="21"/>
                  <w:lang w:val="en-US" w:eastAsia="zh-CN" w:bidi="ar"/>
                  <w14:textFill>
                    <w14:solidFill>
                      <w14:schemeClr w14:val="tx1"/>
                    </w14:solidFill>
                  </w14:textFill>
                </w:rPr>
                <w:t>的</w:t>
              </w:r>
            </w:ins>
            <w:ins w:id="27" w:author="望大薇" w:date="2023-12-04T14:43:54Z">
              <w:r>
                <w:rPr>
                  <w:rFonts w:hint="eastAsia" w:ascii="仿宋" w:hAnsi="仿宋" w:eastAsia="仿宋" w:cs="仿宋"/>
                  <w:color w:val="000000" w:themeColor="text1"/>
                  <w:szCs w:val="21"/>
                  <w:lang w:val="en-US" w:eastAsia="zh-CN" w:bidi="ar"/>
                  <w14:textFill>
                    <w14:solidFill>
                      <w14:schemeClr w14:val="tx1"/>
                    </w14:solidFill>
                  </w14:textFill>
                </w:rPr>
                <w:t>影刀</w:t>
              </w:r>
            </w:ins>
            <w:ins w:id="28" w:author="望大薇" w:date="2023-12-04T14:43:55Z">
              <w:r>
                <w:rPr>
                  <w:rFonts w:hint="eastAsia" w:ascii="仿宋" w:hAnsi="仿宋" w:eastAsia="仿宋" w:cs="仿宋"/>
                  <w:color w:val="000000" w:themeColor="text1"/>
                  <w:szCs w:val="21"/>
                  <w:lang w:val="en-US" w:eastAsia="zh-CN" w:bidi="ar"/>
                  <w14:textFill>
                    <w14:solidFill>
                      <w14:schemeClr w14:val="tx1"/>
                    </w14:solidFill>
                  </w14:textFill>
                </w:rPr>
                <w:t>R</w:t>
              </w:r>
            </w:ins>
            <w:ins w:id="29" w:author="望大薇" w:date="2023-12-04T14:43:56Z">
              <w:r>
                <w:rPr>
                  <w:rFonts w:hint="eastAsia" w:ascii="仿宋" w:hAnsi="仿宋" w:eastAsia="仿宋" w:cs="仿宋"/>
                  <w:color w:val="000000" w:themeColor="text1"/>
                  <w:szCs w:val="21"/>
                  <w:lang w:val="en-US" w:eastAsia="zh-CN" w:bidi="ar"/>
                  <w14:textFill>
                    <w14:solidFill>
                      <w14:schemeClr w14:val="tx1"/>
                    </w14:solidFill>
                  </w14:textFill>
                </w:rPr>
                <w:t>PA</w:t>
              </w:r>
            </w:ins>
            <w:ins w:id="30" w:author="望大薇" w:date="2023-12-04T14:43:57Z">
              <w:r>
                <w:rPr>
                  <w:rFonts w:hint="eastAsia" w:ascii="仿宋" w:hAnsi="仿宋" w:eastAsia="仿宋" w:cs="仿宋"/>
                  <w:color w:val="000000" w:themeColor="text1"/>
                  <w:szCs w:val="21"/>
                  <w:lang w:val="en-US" w:eastAsia="zh-CN" w:bidi="ar"/>
                  <w14:textFill>
                    <w14:solidFill>
                      <w14:schemeClr w14:val="tx1"/>
                    </w14:solidFill>
                  </w14:textFill>
                </w:rPr>
                <w:t>软件</w:t>
              </w:r>
            </w:ins>
            <w:ins w:id="31" w:author="望大薇" w:date="2023-12-04T14:43:59Z">
              <w:r>
                <w:rPr>
                  <w:rFonts w:hint="eastAsia" w:ascii="仿宋" w:hAnsi="仿宋" w:eastAsia="仿宋" w:cs="仿宋"/>
                  <w:color w:val="000000" w:themeColor="text1"/>
                  <w:szCs w:val="21"/>
                  <w:lang w:val="en-US" w:eastAsia="zh-CN" w:bidi="ar"/>
                  <w14:textFill>
                    <w14:solidFill>
                      <w14:schemeClr w14:val="tx1"/>
                    </w14:solidFill>
                  </w14:textFill>
                </w:rPr>
                <w:t>版本</w:t>
              </w:r>
            </w:ins>
            <w:ins w:id="32" w:author="望大薇" w:date="2023-12-04T14:44:16Z">
              <w:r>
                <w:rPr>
                  <w:rFonts w:hint="eastAsia" w:ascii="仿宋" w:hAnsi="仿宋" w:eastAsia="仿宋" w:cs="仿宋"/>
                  <w:color w:val="000000" w:themeColor="text1"/>
                  <w:szCs w:val="21"/>
                  <w:lang w:val="en-US" w:eastAsia="zh-CN" w:bidi="ar"/>
                  <w14:textFill>
                    <w14:solidFill>
                      <w14:schemeClr w14:val="tx1"/>
                    </w14:solidFill>
                  </w14:textFill>
                </w:rPr>
                <w:t>为</w:t>
              </w:r>
            </w:ins>
            <w:ins w:id="33" w:author="望大薇" w:date="2023-12-04T14:44:17Z">
              <w:r>
                <w:rPr>
                  <w:rFonts w:hint="eastAsia" w:ascii="仿宋" w:hAnsi="仿宋" w:eastAsia="仿宋" w:cs="仿宋"/>
                  <w:color w:val="000000" w:themeColor="text1"/>
                  <w:szCs w:val="21"/>
                  <w:lang w:val="en-US" w:eastAsia="zh-CN" w:bidi="ar"/>
                  <w14:textFill>
                    <w14:solidFill>
                      <w14:schemeClr w14:val="tx1"/>
                    </w14:solidFill>
                  </w14:textFill>
                </w:rPr>
                <w:t>3980</w:t>
              </w:r>
            </w:ins>
            <w:ins w:id="34" w:author="望大薇" w:date="2023-12-04T14:44:18Z">
              <w:r>
                <w:rPr>
                  <w:rFonts w:hint="eastAsia" w:ascii="仿宋" w:hAnsi="仿宋" w:eastAsia="仿宋" w:cs="仿宋"/>
                  <w:color w:val="000000" w:themeColor="text1"/>
                  <w:szCs w:val="21"/>
                  <w:lang w:val="en-US" w:eastAsia="zh-CN" w:bidi="ar"/>
                  <w14:textFill>
                    <w14:solidFill>
                      <w14:schemeClr w14:val="tx1"/>
                    </w14:solidFill>
                  </w14:textFill>
                </w:rPr>
                <w:t>0元</w:t>
              </w:r>
            </w:ins>
            <w:ins w:id="35" w:author="望大薇" w:date="2023-12-04T14:44:20Z">
              <w:r>
                <w:rPr>
                  <w:rFonts w:hint="eastAsia" w:ascii="仿宋" w:hAnsi="仿宋" w:eastAsia="仿宋" w:cs="仿宋"/>
                  <w:color w:val="000000" w:themeColor="text1"/>
                  <w:szCs w:val="21"/>
                  <w:lang w:val="en-US" w:eastAsia="zh-CN" w:bidi="ar"/>
                  <w14:textFill>
                    <w14:solidFill>
                      <w14:schemeClr w14:val="tx1"/>
                    </w14:solidFill>
                  </w14:textFill>
                </w:rPr>
                <w:t>/</w:t>
              </w:r>
            </w:ins>
            <w:ins w:id="36" w:author="望大薇" w:date="2023-12-04T14:44:26Z">
              <w:r>
                <w:rPr>
                  <w:rFonts w:hint="eastAsia" w:ascii="仿宋" w:hAnsi="仿宋" w:eastAsia="仿宋" w:cs="仿宋"/>
                  <w:color w:val="000000" w:themeColor="text1"/>
                  <w:szCs w:val="21"/>
                  <w:lang w:val="en-US" w:eastAsia="zh-CN" w:bidi="ar"/>
                  <w14:textFill>
                    <w14:solidFill>
                      <w14:schemeClr w14:val="tx1"/>
                    </w14:solidFill>
                  </w14:textFill>
                </w:rPr>
                <w:t>年</w:t>
              </w:r>
            </w:ins>
            <w:ins w:id="37" w:author="望大薇" w:date="2023-12-04T14:44:28Z">
              <w:r>
                <w:rPr>
                  <w:rFonts w:hint="eastAsia" w:ascii="仿宋" w:hAnsi="仿宋" w:eastAsia="仿宋" w:cs="仿宋"/>
                  <w:color w:val="000000" w:themeColor="text1"/>
                  <w:szCs w:val="21"/>
                  <w:lang w:val="en-US" w:eastAsia="zh-CN" w:bidi="ar"/>
                  <w14:textFill>
                    <w14:solidFill>
                      <w14:schemeClr w14:val="tx1"/>
                    </w14:solidFill>
                  </w14:textFill>
                </w:rPr>
                <w:t>及</w:t>
              </w:r>
            </w:ins>
            <w:ins w:id="38" w:author="望大薇" w:date="2023-12-04T14:44:29Z">
              <w:r>
                <w:rPr>
                  <w:rFonts w:hint="eastAsia" w:ascii="仿宋" w:hAnsi="仿宋" w:eastAsia="仿宋" w:cs="仿宋"/>
                  <w:color w:val="000000" w:themeColor="text1"/>
                  <w:szCs w:val="21"/>
                  <w:lang w:val="en-US" w:eastAsia="zh-CN" w:bidi="ar"/>
                  <w14:textFill>
                    <w14:solidFill>
                      <w14:schemeClr w14:val="tx1"/>
                    </w14:solidFill>
                  </w14:textFill>
                </w:rPr>
                <w:t>以上</w:t>
              </w:r>
            </w:ins>
            <w:ins w:id="39" w:author="望大薇" w:date="2023-12-04T14:44:30Z">
              <w:r>
                <w:rPr>
                  <w:rFonts w:hint="eastAsia" w:ascii="仿宋" w:hAnsi="仿宋" w:eastAsia="仿宋" w:cs="仿宋"/>
                  <w:color w:val="000000" w:themeColor="text1"/>
                  <w:szCs w:val="21"/>
                  <w:lang w:val="en-US" w:eastAsia="zh-CN" w:bidi="ar"/>
                  <w14:textFill>
                    <w14:solidFill>
                      <w14:schemeClr w14:val="tx1"/>
                    </w14:solidFill>
                  </w14:textFill>
                </w:rPr>
                <w:t>版本</w:t>
              </w:r>
            </w:ins>
            <w:ins w:id="40" w:author="望大薇" w:date="2023-12-04T14:44:33Z">
              <w:r>
                <w:rPr>
                  <w:rFonts w:hint="eastAsia" w:ascii="仿宋" w:hAnsi="仿宋" w:eastAsia="仿宋" w:cs="仿宋"/>
                  <w:color w:val="000000" w:themeColor="text1"/>
                  <w:szCs w:val="21"/>
                  <w:lang w:val="en-US" w:eastAsia="zh-CN" w:bidi="ar"/>
                  <w14:textFill>
                    <w14:solidFill>
                      <w14:schemeClr w14:val="tx1"/>
                    </w14:solidFill>
                  </w14:textFill>
                </w:rPr>
                <w:t>，</w:t>
              </w:r>
            </w:ins>
            <w:ins w:id="41" w:author="望大薇" w:date="2023-12-04T14:45:03Z">
              <w:r>
                <w:rPr>
                  <w:rFonts w:hint="eastAsia" w:ascii="仿宋" w:hAnsi="仿宋" w:eastAsia="仿宋" w:cs="仿宋"/>
                  <w:color w:val="000000" w:themeColor="text1"/>
                  <w:szCs w:val="21"/>
                  <w:lang w:val="en-US" w:eastAsia="zh-CN" w:bidi="ar"/>
                  <w14:textFill>
                    <w14:solidFill>
                      <w14:schemeClr w14:val="tx1"/>
                    </w14:solidFill>
                  </w14:textFill>
                </w:rPr>
                <w:t>乙方</w:t>
              </w:r>
            </w:ins>
            <w:ins w:id="42" w:author="望大薇" w:date="2023-12-04T14:45:07Z">
              <w:r>
                <w:rPr>
                  <w:rFonts w:hint="eastAsia" w:ascii="仿宋" w:hAnsi="仿宋" w:eastAsia="仿宋" w:cs="仿宋"/>
                  <w:color w:val="000000" w:themeColor="text1"/>
                  <w:szCs w:val="21"/>
                  <w:lang w:val="en-US" w:eastAsia="zh-CN" w:bidi="ar"/>
                  <w14:textFill>
                    <w14:solidFill>
                      <w14:schemeClr w14:val="tx1"/>
                    </w14:solidFill>
                  </w14:textFill>
                </w:rPr>
                <w:t>方可</w:t>
              </w:r>
            </w:ins>
            <w:ins w:id="43" w:author="望大薇" w:date="2023-12-04T14:46:08Z">
              <w:r>
                <w:rPr>
                  <w:rFonts w:hint="eastAsia" w:ascii="仿宋" w:hAnsi="仿宋" w:eastAsia="仿宋" w:cs="仿宋"/>
                  <w:color w:val="000000" w:themeColor="text1"/>
                  <w:szCs w:val="21"/>
                  <w:lang w:val="en-US" w:eastAsia="zh-CN" w:bidi="ar"/>
                  <w14:textFill>
                    <w14:solidFill>
                      <w14:schemeClr w14:val="tx1"/>
                    </w14:solidFill>
                  </w14:textFill>
                </w:rPr>
                <w:t>依据</w:t>
              </w:r>
            </w:ins>
            <w:ins w:id="44" w:author="望大薇" w:date="2023-12-04T14:46:14Z">
              <w:r>
                <w:rPr>
                  <w:rFonts w:hint="eastAsia" w:ascii="仿宋" w:hAnsi="仿宋" w:eastAsia="仿宋" w:cs="仿宋"/>
                  <w:color w:val="000000" w:themeColor="text1"/>
                  <w:szCs w:val="21"/>
                  <w:lang w:val="en-US" w:eastAsia="zh-CN" w:bidi="ar"/>
                  <w14:textFill>
                    <w14:solidFill>
                      <w14:schemeClr w14:val="tx1"/>
                    </w14:solidFill>
                  </w14:textFill>
                </w:rPr>
                <w:t>本</w:t>
              </w:r>
            </w:ins>
            <w:ins w:id="45" w:author="望大薇" w:date="2023-12-04T14:45:17Z">
              <w:r>
                <w:rPr>
                  <w:rFonts w:hint="eastAsia" w:ascii="仿宋" w:hAnsi="仿宋" w:eastAsia="仿宋" w:cs="仿宋"/>
                  <w:color w:val="000000" w:themeColor="text1"/>
                  <w:szCs w:val="21"/>
                  <w:lang w:val="en-US" w:eastAsia="zh-CN" w:bidi="ar"/>
                  <w14:textFill>
                    <w14:solidFill>
                      <w14:schemeClr w14:val="tx1"/>
                    </w14:solidFill>
                  </w14:textFill>
                </w:rPr>
                <w:t>条款</w:t>
              </w:r>
            </w:ins>
            <w:ins w:id="46" w:author="望大薇" w:date="2023-12-04T14:45:20Z">
              <w:r>
                <w:rPr>
                  <w:rFonts w:hint="eastAsia" w:ascii="仿宋" w:hAnsi="仿宋" w:eastAsia="仿宋" w:cs="仿宋"/>
                  <w:color w:val="000000" w:themeColor="text1"/>
                  <w:szCs w:val="21"/>
                  <w:lang w:val="en-US" w:eastAsia="zh-CN" w:bidi="ar"/>
                  <w14:textFill>
                    <w14:solidFill>
                      <w14:schemeClr w14:val="tx1"/>
                    </w14:solidFill>
                  </w14:textFill>
                </w:rPr>
                <w:t>获得</w:t>
              </w:r>
            </w:ins>
            <w:ins w:id="47" w:author="望大薇" w:date="2023-12-04T14:45:22Z">
              <w:r>
                <w:rPr>
                  <w:rFonts w:hint="eastAsia" w:ascii="仿宋" w:hAnsi="仿宋" w:eastAsia="仿宋" w:cs="仿宋"/>
                  <w:color w:val="000000" w:themeColor="text1"/>
                  <w:szCs w:val="21"/>
                  <w:lang w:val="en-US" w:eastAsia="zh-CN" w:bidi="ar"/>
                  <w14:textFill>
                    <w14:solidFill>
                      <w14:schemeClr w14:val="tx1"/>
                    </w14:solidFill>
                  </w14:textFill>
                </w:rPr>
                <w:t>相应</w:t>
              </w:r>
            </w:ins>
            <w:ins w:id="48" w:author="望大薇" w:date="2023-12-04T14:45:25Z">
              <w:r>
                <w:rPr>
                  <w:rFonts w:hint="eastAsia" w:ascii="仿宋" w:hAnsi="仿宋" w:eastAsia="仿宋" w:cs="仿宋"/>
                  <w:color w:val="000000" w:themeColor="text1"/>
                  <w:szCs w:val="21"/>
                  <w:lang w:val="en-US" w:eastAsia="zh-CN" w:bidi="ar"/>
                  <w14:textFill>
                    <w14:solidFill>
                      <w14:schemeClr w14:val="tx1"/>
                    </w14:solidFill>
                  </w14:textFill>
                </w:rPr>
                <w:t>佣金</w:t>
              </w:r>
            </w:ins>
            <w:ins w:id="49" w:author="望大薇" w:date="2023-12-04T15:37:13Z">
              <w:r>
                <w:rPr>
                  <w:rFonts w:hint="eastAsia" w:ascii="仿宋" w:hAnsi="仿宋" w:eastAsia="仿宋" w:cs="仿宋"/>
                  <w:color w:val="000000" w:themeColor="text1"/>
                  <w:szCs w:val="21"/>
                  <w:lang w:val="en-US" w:eastAsia="zh-CN" w:bidi="ar"/>
                  <w14:textFill>
                    <w14:solidFill>
                      <w14:schemeClr w14:val="tx1"/>
                    </w14:solidFill>
                  </w14:textFill>
                </w:rPr>
                <w:t>；</w:t>
              </w:r>
            </w:ins>
          </w:p>
          <w:p>
            <w:pPr>
              <w:numPr>
                <w:ilvl w:val="0"/>
                <w:numId w:val="6"/>
                <w:ins w:id="51" w:author="望大薇" w:date="2023-12-04T15:40:09Z"/>
              </w:numPr>
              <w:spacing w:line="360" w:lineRule="auto"/>
              <w:jc w:val="left"/>
              <w:rPr>
                <w:ins w:id="52" w:author="望大薇" w:date="2023-12-04T15:42:19Z"/>
                <w:rFonts w:hint="eastAsia" w:ascii="仿宋" w:hAnsi="仿宋" w:eastAsia="仿宋" w:cs="仿宋"/>
                <w:color w:val="000000" w:themeColor="text1"/>
                <w:szCs w:val="21"/>
                <w:lang w:val="en-US" w:eastAsia="zh-CN" w:bidi="ar"/>
                <w14:textFill>
                  <w14:solidFill>
                    <w14:schemeClr w14:val="tx1"/>
                  </w14:solidFill>
                </w14:textFill>
              </w:rPr>
              <w:pPrChange w:id="50" w:author="望大薇" w:date="2023-12-04T15:40:09Z">
                <w:pPr>
                  <w:spacing w:line="360" w:lineRule="auto"/>
                  <w:jc w:val="center"/>
                </w:pPr>
              </w:pPrChange>
            </w:pPr>
            <w:ins w:id="53" w:author="望大薇" w:date="2023-12-04T15:38:03Z">
              <w:r>
                <w:rPr>
                  <w:rFonts w:hint="eastAsia" w:ascii="仿宋" w:hAnsi="仿宋" w:eastAsia="仿宋" w:cs="仿宋"/>
                  <w:color w:val="000000" w:themeColor="text1"/>
                  <w:szCs w:val="21"/>
                  <w:lang w:val="en-US" w:eastAsia="zh-CN" w:bidi="ar"/>
                  <w14:textFill>
                    <w14:solidFill>
                      <w14:schemeClr w14:val="tx1"/>
                    </w14:solidFill>
                  </w14:textFill>
                </w:rPr>
                <w:t>当</w:t>
              </w:r>
            </w:ins>
            <w:ins w:id="54" w:author="望大薇" w:date="2023-12-04T15:38:04Z">
              <w:r>
                <w:rPr>
                  <w:rFonts w:hint="eastAsia" w:ascii="仿宋" w:hAnsi="仿宋" w:eastAsia="仿宋" w:cs="仿宋"/>
                  <w:color w:val="000000" w:themeColor="text1"/>
                  <w:szCs w:val="21"/>
                  <w:lang w:val="en-US" w:eastAsia="zh-CN" w:bidi="ar"/>
                  <w14:textFill>
                    <w14:solidFill>
                      <w14:schemeClr w14:val="tx1"/>
                    </w14:solidFill>
                  </w14:textFill>
                </w:rPr>
                <w:t>客户</w:t>
              </w:r>
            </w:ins>
            <w:ins w:id="55" w:author="望大薇" w:date="2023-12-04T15:38:06Z">
              <w:r>
                <w:rPr>
                  <w:rFonts w:hint="eastAsia" w:ascii="仿宋" w:hAnsi="仿宋" w:eastAsia="仿宋" w:cs="仿宋"/>
                  <w:color w:val="000000" w:themeColor="text1"/>
                  <w:szCs w:val="21"/>
                  <w:lang w:val="en-US" w:eastAsia="zh-CN" w:bidi="ar"/>
                  <w14:textFill>
                    <w14:solidFill>
                      <w14:schemeClr w14:val="tx1"/>
                    </w14:solidFill>
                  </w14:textFill>
                </w:rPr>
                <w:t>订购的</w:t>
              </w:r>
            </w:ins>
            <w:ins w:id="56" w:author="望大薇" w:date="2023-12-04T15:38:11Z">
              <w:r>
                <w:rPr>
                  <w:rFonts w:hint="eastAsia" w:ascii="仿宋" w:hAnsi="仿宋" w:eastAsia="仿宋" w:cs="仿宋"/>
                  <w:color w:val="000000" w:themeColor="text1"/>
                  <w:szCs w:val="21"/>
                  <w:lang w:val="en-US" w:eastAsia="zh-CN" w:bidi="ar"/>
                  <w14:textFill>
                    <w14:solidFill>
                      <w14:schemeClr w14:val="tx1"/>
                    </w14:solidFill>
                  </w14:textFill>
                </w:rPr>
                <w:t>影刀</w:t>
              </w:r>
            </w:ins>
            <w:ins w:id="57" w:author="望大薇" w:date="2023-12-04T15:38:12Z">
              <w:r>
                <w:rPr>
                  <w:rFonts w:hint="eastAsia" w:ascii="仿宋" w:hAnsi="仿宋" w:eastAsia="仿宋" w:cs="仿宋"/>
                  <w:color w:val="000000" w:themeColor="text1"/>
                  <w:szCs w:val="21"/>
                  <w:lang w:val="en-US" w:eastAsia="zh-CN" w:bidi="ar"/>
                  <w14:textFill>
                    <w14:solidFill>
                      <w14:schemeClr w14:val="tx1"/>
                    </w14:solidFill>
                  </w14:textFill>
                </w:rPr>
                <w:t>RPA</w:t>
              </w:r>
            </w:ins>
            <w:ins w:id="58" w:author="望大薇" w:date="2023-12-04T15:38:13Z">
              <w:r>
                <w:rPr>
                  <w:rFonts w:hint="eastAsia" w:ascii="仿宋" w:hAnsi="仿宋" w:eastAsia="仿宋" w:cs="仿宋"/>
                  <w:color w:val="000000" w:themeColor="text1"/>
                  <w:szCs w:val="21"/>
                  <w:lang w:val="en-US" w:eastAsia="zh-CN" w:bidi="ar"/>
                  <w14:textFill>
                    <w14:solidFill>
                      <w14:schemeClr w14:val="tx1"/>
                    </w14:solidFill>
                  </w14:textFill>
                </w:rPr>
                <w:t>产品</w:t>
              </w:r>
            </w:ins>
            <w:ins w:id="59" w:author="望大薇" w:date="2023-12-04T15:38:35Z">
              <w:r>
                <w:rPr>
                  <w:rFonts w:hint="eastAsia" w:ascii="仿宋" w:hAnsi="仿宋" w:eastAsia="仿宋" w:cs="仿宋"/>
                  <w:color w:val="000000" w:themeColor="text1"/>
                  <w:szCs w:val="21"/>
                  <w:lang w:val="en-US" w:eastAsia="zh-CN" w:bidi="ar"/>
                  <w14:textFill>
                    <w14:solidFill>
                      <w14:schemeClr w14:val="tx1"/>
                    </w14:solidFill>
                  </w14:textFill>
                </w:rPr>
                <w:t>费用</w:t>
              </w:r>
            </w:ins>
            <w:ins w:id="60" w:author="望大薇" w:date="2023-12-04T15:38:21Z">
              <w:r>
                <w:rPr>
                  <w:rFonts w:hint="eastAsia" w:ascii="仿宋" w:hAnsi="仿宋" w:eastAsia="仿宋" w:cs="仿宋"/>
                  <w:color w:val="000000" w:themeColor="text1"/>
                  <w:szCs w:val="21"/>
                  <w:lang w:val="en-US" w:eastAsia="zh-CN" w:bidi="ar"/>
                  <w14:textFill>
                    <w14:solidFill>
                      <w14:schemeClr w14:val="tx1"/>
                    </w14:solidFill>
                  </w14:textFill>
                </w:rPr>
                <w:t>少于</w:t>
              </w:r>
            </w:ins>
            <w:ins w:id="61" w:author="望大薇" w:date="2023-12-04T15:38:38Z">
              <w:r>
                <w:rPr>
                  <w:rFonts w:hint="eastAsia" w:ascii="仿宋" w:hAnsi="仿宋" w:eastAsia="仿宋" w:cs="仿宋"/>
                  <w:color w:val="000000" w:themeColor="text1"/>
                  <w:szCs w:val="21"/>
                  <w:lang w:val="en-US" w:eastAsia="zh-CN" w:bidi="ar"/>
                  <w14:textFill>
                    <w14:solidFill>
                      <w14:schemeClr w14:val="tx1"/>
                    </w14:solidFill>
                  </w14:textFill>
                </w:rPr>
                <w:t>3</w:t>
              </w:r>
            </w:ins>
            <w:ins w:id="62" w:author="望大薇" w:date="2023-12-04T15:38:39Z">
              <w:r>
                <w:rPr>
                  <w:rFonts w:hint="eastAsia" w:ascii="仿宋" w:hAnsi="仿宋" w:eastAsia="仿宋" w:cs="仿宋"/>
                  <w:color w:val="000000" w:themeColor="text1"/>
                  <w:szCs w:val="21"/>
                  <w:lang w:val="en-US" w:eastAsia="zh-CN" w:bidi="ar"/>
                  <w14:textFill>
                    <w14:solidFill>
                      <w14:schemeClr w14:val="tx1"/>
                    </w14:solidFill>
                  </w14:textFill>
                </w:rPr>
                <w:t>9800</w:t>
              </w:r>
            </w:ins>
            <w:ins w:id="63" w:author="望大薇" w:date="2023-12-04T15:38:40Z">
              <w:r>
                <w:rPr>
                  <w:rFonts w:hint="eastAsia" w:ascii="仿宋" w:hAnsi="仿宋" w:eastAsia="仿宋" w:cs="仿宋"/>
                  <w:color w:val="000000" w:themeColor="text1"/>
                  <w:szCs w:val="21"/>
                  <w:lang w:val="en-US" w:eastAsia="zh-CN" w:bidi="ar"/>
                  <w14:textFill>
                    <w14:solidFill>
                      <w14:schemeClr w14:val="tx1"/>
                    </w14:solidFill>
                  </w14:textFill>
                </w:rPr>
                <w:t>元</w:t>
              </w:r>
            </w:ins>
            <w:ins w:id="64" w:author="望大薇" w:date="2023-12-04T15:38:41Z">
              <w:r>
                <w:rPr>
                  <w:rFonts w:hint="eastAsia" w:ascii="仿宋" w:hAnsi="仿宋" w:eastAsia="仿宋" w:cs="仿宋"/>
                  <w:color w:val="000000" w:themeColor="text1"/>
                  <w:szCs w:val="21"/>
                  <w:lang w:val="en-US" w:eastAsia="zh-CN" w:bidi="ar"/>
                  <w14:textFill>
                    <w14:solidFill>
                      <w14:schemeClr w14:val="tx1"/>
                    </w14:solidFill>
                  </w14:textFill>
                </w:rPr>
                <w:t>的，</w:t>
              </w:r>
            </w:ins>
            <w:ins w:id="65" w:author="望大薇" w:date="2023-12-04T15:38:42Z">
              <w:r>
                <w:rPr>
                  <w:rFonts w:hint="eastAsia" w:ascii="仿宋" w:hAnsi="仿宋" w:eastAsia="仿宋" w:cs="仿宋"/>
                  <w:color w:val="000000" w:themeColor="text1"/>
                  <w:szCs w:val="21"/>
                  <w:lang w:val="en-US" w:eastAsia="zh-CN" w:bidi="ar"/>
                  <w14:textFill>
                    <w14:solidFill>
                      <w14:schemeClr w14:val="tx1"/>
                    </w14:solidFill>
                  </w14:textFill>
                </w:rPr>
                <w:t>则</w:t>
              </w:r>
            </w:ins>
            <w:ins w:id="66" w:author="望大薇" w:date="2023-12-04T15:38:45Z">
              <w:r>
                <w:rPr>
                  <w:rFonts w:hint="eastAsia" w:ascii="仿宋" w:hAnsi="仿宋" w:eastAsia="仿宋" w:cs="仿宋"/>
                  <w:color w:val="000000" w:themeColor="text1"/>
                  <w:szCs w:val="21"/>
                  <w:lang w:val="en-US" w:eastAsia="zh-CN" w:bidi="ar"/>
                  <w14:textFill>
                    <w14:solidFill>
                      <w14:schemeClr w14:val="tx1"/>
                    </w14:solidFill>
                  </w14:textFill>
                </w:rPr>
                <w:t>少于</w:t>
              </w:r>
            </w:ins>
            <w:ins w:id="67" w:author="望大薇" w:date="2023-12-04T15:38:46Z">
              <w:r>
                <w:rPr>
                  <w:rFonts w:hint="eastAsia" w:ascii="仿宋" w:hAnsi="仿宋" w:eastAsia="仿宋" w:cs="仿宋"/>
                  <w:color w:val="000000" w:themeColor="text1"/>
                  <w:szCs w:val="21"/>
                  <w:lang w:val="en-US" w:eastAsia="zh-CN" w:bidi="ar"/>
                  <w14:textFill>
                    <w14:solidFill>
                      <w14:schemeClr w14:val="tx1"/>
                    </w14:solidFill>
                  </w14:textFill>
                </w:rPr>
                <w:t>39</w:t>
              </w:r>
            </w:ins>
            <w:ins w:id="68" w:author="望大薇" w:date="2023-12-04T15:38:47Z">
              <w:r>
                <w:rPr>
                  <w:rFonts w:hint="eastAsia" w:ascii="仿宋" w:hAnsi="仿宋" w:eastAsia="仿宋" w:cs="仿宋"/>
                  <w:color w:val="000000" w:themeColor="text1"/>
                  <w:szCs w:val="21"/>
                  <w:lang w:val="en-US" w:eastAsia="zh-CN" w:bidi="ar"/>
                  <w14:textFill>
                    <w14:solidFill>
                      <w14:schemeClr w14:val="tx1"/>
                    </w14:solidFill>
                  </w14:textFill>
                </w:rPr>
                <w:t>800</w:t>
              </w:r>
            </w:ins>
            <w:ins w:id="69" w:author="望大薇" w:date="2023-12-04T15:38:48Z">
              <w:r>
                <w:rPr>
                  <w:rFonts w:hint="eastAsia" w:ascii="仿宋" w:hAnsi="仿宋" w:eastAsia="仿宋" w:cs="仿宋"/>
                  <w:color w:val="000000" w:themeColor="text1"/>
                  <w:szCs w:val="21"/>
                  <w:lang w:val="en-US" w:eastAsia="zh-CN" w:bidi="ar"/>
                  <w14:textFill>
                    <w14:solidFill>
                      <w14:schemeClr w14:val="tx1"/>
                    </w14:solidFill>
                  </w14:textFill>
                </w:rPr>
                <w:t>元</w:t>
              </w:r>
            </w:ins>
            <w:ins w:id="70" w:author="望大薇" w:date="2023-12-04T15:38:49Z">
              <w:r>
                <w:rPr>
                  <w:rFonts w:hint="eastAsia" w:ascii="仿宋" w:hAnsi="仿宋" w:eastAsia="仿宋" w:cs="仿宋"/>
                  <w:color w:val="000000" w:themeColor="text1"/>
                  <w:szCs w:val="21"/>
                  <w:lang w:val="en-US" w:eastAsia="zh-CN" w:bidi="ar"/>
                  <w14:textFill>
                    <w14:solidFill>
                      <w14:schemeClr w14:val="tx1"/>
                    </w14:solidFill>
                  </w14:textFill>
                </w:rPr>
                <w:t>部分</w:t>
              </w:r>
            </w:ins>
            <w:ins w:id="71" w:author="望大薇" w:date="2023-12-04T15:39:04Z">
              <w:r>
                <w:rPr>
                  <w:rFonts w:hint="eastAsia" w:ascii="仿宋" w:hAnsi="仿宋" w:eastAsia="仿宋" w:cs="仿宋"/>
                  <w:color w:val="000000" w:themeColor="text1"/>
                  <w:szCs w:val="21"/>
                  <w:lang w:val="en-US" w:eastAsia="zh-CN" w:bidi="ar"/>
                  <w14:textFill>
                    <w14:solidFill>
                      <w14:schemeClr w14:val="tx1"/>
                    </w14:solidFill>
                  </w14:textFill>
                </w:rPr>
                <w:t>不返佣，</w:t>
              </w:r>
            </w:ins>
            <w:ins w:id="72" w:author="望大薇" w:date="2023-12-04T15:39:05Z">
              <w:r>
                <w:rPr>
                  <w:rFonts w:hint="eastAsia" w:ascii="仿宋" w:hAnsi="仿宋" w:eastAsia="仿宋" w:cs="仿宋"/>
                  <w:color w:val="000000" w:themeColor="text1"/>
                  <w:szCs w:val="21"/>
                  <w:lang w:val="en-US" w:eastAsia="zh-CN" w:bidi="ar"/>
                  <w14:textFill>
                    <w14:solidFill>
                      <w14:schemeClr w14:val="tx1"/>
                    </w14:solidFill>
                  </w14:textFill>
                </w:rPr>
                <w:t>但可以</w:t>
              </w:r>
            </w:ins>
            <w:ins w:id="73" w:author="望大薇" w:date="2023-12-04T15:39:06Z">
              <w:r>
                <w:rPr>
                  <w:rFonts w:hint="eastAsia" w:ascii="仿宋" w:hAnsi="仿宋" w:eastAsia="仿宋" w:cs="仿宋"/>
                  <w:color w:val="000000" w:themeColor="text1"/>
                  <w:szCs w:val="21"/>
                  <w:lang w:val="en-US" w:eastAsia="zh-CN" w:bidi="ar"/>
                  <w14:textFill>
                    <w14:solidFill>
                      <w14:schemeClr w14:val="tx1"/>
                    </w14:solidFill>
                  </w14:textFill>
                </w:rPr>
                <w:t>计入</w:t>
              </w:r>
            </w:ins>
            <w:ins w:id="74" w:author="望大薇" w:date="2023-12-04T15:39:16Z">
              <w:r>
                <w:rPr>
                  <w:rFonts w:hint="eastAsia" w:ascii="仿宋" w:hAnsi="仿宋" w:eastAsia="仿宋" w:cs="仿宋"/>
                  <w:color w:val="000000" w:themeColor="text1"/>
                  <w:szCs w:val="21"/>
                  <w:lang w:val="en-US" w:eastAsia="zh-CN" w:bidi="ar"/>
                  <w14:textFill>
                    <w14:solidFill>
                      <w14:schemeClr w14:val="tx1"/>
                    </w14:solidFill>
                  </w14:textFill>
                </w:rPr>
                <w:t>累计</w:t>
              </w:r>
            </w:ins>
            <w:ins w:id="75" w:author="望大薇" w:date="2023-12-04T15:39:17Z">
              <w:r>
                <w:rPr>
                  <w:rFonts w:hint="eastAsia" w:ascii="仿宋" w:hAnsi="仿宋" w:eastAsia="仿宋" w:cs="仿宋"/>
                  <w:color w:val="000000" w:themeColor="text1"/>
                  <w:szCs w:val="21"/>
                  <w:lang w:val="en-US" w:eastAsia="zh-CN" w:bidi="ar"/>
                  <w14:textFill>
                    <w14:solidFill>
                      <w14:schemeClr w14:val="tx1"/>
                    </w14:solidFill>
                  </w14:textFill>
                </w:rPr>
                <w:t>回款</w:t>
              </w:r>
            </w:ins>
            <w:ins w:id="76" w:author="望大薇" w:date="2023-12-04T15:39:19Z">
              <w:r>
                <w:rPr>
                  <w:rFonts w:hint="eastAsia" w:ascii="仿宋" w:hAnsi="仿宋" w:eastAsia="仿宋" w:cs="仿宋"/>
                  <w:color w:val="000000" w:themeColor="text1"/>
                  <w:szCs w:val="21"/>
                  <w:lang w:val="en-US" w:eastAsia="zh-CN" w:bidi="ar"/>
                  <w14:textFill>
                    <w14:solidFill>
                      <w14:schemeClr w14:val="tx1"/>
                    </w14:solidFill>
                  </w14:textFill>
                </w:rPr>
                <w:t>金额</w:t>
              </w:r>
            </w:ins>
            <w:ins w:id="77" w:author="望大薇" w:date="2023-12-04T15:42:22Z">
              <w:r>
                <w:rPr>
                  <w:rFonts w:hint="eastAsia" w:ascii="仿宋" w:hAnsi="仿宋" w:eastAsia="仿宋" w:cs="仿宋"/>
                  <w:color w:val="000000" w:themeColor="text1"/>
                  <w:szCs w:val="21"/>
                  <w:lang w:val="en-US" w:eastAsia="zh-CN" w:bidi="ar"/>
                  <w14:textFill>
                    <w14:solidFill>
                      <w14:schemeClr w14:val="tx1"/>
                    </w14:solidFill>
                  </w14:textFill>
                </w:rPr>
                <w:t>；</w:t>
              </w:r>
            </w:ins>
          </w:p>
          <w:p>
            <w:pPr>
              <w:numPr>
                <w:ilvl w:val="0"/>
                <w:numId w:val="6"/>
                <w:ins w:id="79" w:author="望大薇" w:date="2023-12-04T15:40:09Z"/>
              </w:numPr>
              <w:spacing w:line="360" w:lineRule="auto"/>
              <w:jc w:val="left"/>
              <w:rPr>
                <w:ins w:id="80" w:author="望大薇" w:date="2023-12-04T15:53:51Z"/>
                <w:rFonts w:hint="eastAsia" w:ascii="仿宋" w:hAnsi="仿宋" w:eastAsia="仿宋" w:cs="仿宋"/>
                <w:color w:val="000000" w:themeColor="text1"/>
                <w:szCs w:val="21"/>
                <w:lang w:val="en-US" w:eastAsia="zh-CN" w:bidi="ar"/>
                <w14:textFill>
                  <w14:solidFill>
                    <w14:schemeClr w14:val="tx1"/>
                  </w14:solidFill>
                </w14:textFill>
              </w:rPr>
              <w:pPrChange w:id="78" w:author="望大薇" w:date="2023-12-04T15:40:09Z">
                <w:pPr>
                  <w:spacing w:line="360" w:lineRule="auto"/>
                  <w:jc w:val="center"/>
                </w:pPr>
              </w:pPrChange>
            </w:pPr>
            <w:ins w:id="81" w:author="望大薇" w:date="2023-12-04T15:42:28Z">
              <w:r>
                <w:rPr>
                  <w:rFonts w:hint="eastAsia" w:ascii="仿宋" w:hAnsi="仿宋" w:eastAsia="仿宋" w:cs="仿宋"/>
                  <w:color w:val="000000" w:themeColor="text1"/>
                  <w:szCs w:val="21"/>
                  <w:lang w:val="en-US" w:eastAsia="zh-CN" w:bidi="ar"/>
                  <w14:textFill>
                    <w14:solidFill>
                      <w14:schemeClr w14:val="tx1"/>
                    </w14:solidFill>
                  </w14:textFill>
                </w:rPr>
                <w:t>客户</w:t>
              </w:r>
            </w:ins>
            <w:ins w:id="82" w:author="望大薇" w:date="2023-12-04T15:42:59Z">
              <w:r>
                <w:rPr>
                  <w:rFonts w:hint="eastAsia" w:ascii="仿宋" w:hAnsi="仿宋" w:eastAsia="仿宋" w:cs="仿宋"/>
                  <w:color w:val="000000" w:themeColor="text1"/>
                  <w:szCs w:val="21"/>
                  <w:lang w:val="en-US" w:eastAsia="zh-CN" w:bidi="ar"/>
                  <w14:textFill>
                    <w14:solidFill>
                      <w14:schemeClr w14:val="tx1"/>
                    </w14:solidFill>
                  </w14:textFill>
                </w:rPr>
                <w:t>首年</w:t>
              </w:r>
            </w:ins>
            <w:ins w:id="83" w:author="望大薇" w:date="2023-12-04T15:42:38Z">
              <w:r>
                <w:rPr>
                  <w:rFonts w:hint="eastAsia" w:ascii="仿宋" w:hAnsi="仿宋" w:eastAsia="仿宋" w:cs="仿宋"/>
                  <w:color w:val="000000" w:themeColor="text1"/>
                  <w:szCs w:val="21"/>
                  <w:lang w:val="en-US" w:eastAsia="zh-CN" w:bidi="ar"/>
                  <w14:textFill>
                    <w14:solidFill>
                      <w14:schemeClr w14:val="tx1"/>
                    </w14:solidFill>
                  </w14:textFill>
                </w:rPr>
                <w:t>订购</w:t>
              </w:r>
            </w:ins>
            <w:ins w:id="84" w:author="望大薇" w:date="2023-12-04T15:43:03Z">
              <w:r>
                <w:rPr>
                  <w:rFonts w:hint="eastAsia" w:ascii="仿宋" w:hAnsi="仿宋" w:eastAsia="仿宋" w:cs="仿宋"/>
                  <w:color w:val="000000" w:themeColor="text1"/>
                  <w:szCs w:val="21"/>
                  <w:lang w:val="en-US" w:eastAsia="zh-CN" w:bidi="ar"/>
                  <w14:textFill>
                    <w14:solidFill>
                      <w14:schemeClr w14:val="tx1"/>
                    </w14:solidFill>
                  </w14:textFill>
                </w:rPr>
                <w:t>影刀</w:t>
              </w:r>
            </w:ins>
            <w:ins w:id="85" w:author="望大薇" w:date="2023-12-04T15:43:04Z">
              <w:r>
                <w:rPr>
                  <w:rFonts w:hint="eastAsia" w:ascii="仿宋" w:hAnsi="仿宋" w:eastAsia="仿宋" w:cs="仿宋"/>
                  <w:color w:val="000000" w:themeColor="text1"/>
                  <w:szCs w:val="21"/>
                  <w:lang w:val="en-US" w:eastAsia="zh-CN" w:bidi="ar"/>
                  <w14:textFill>
                    <w14:solidFill>
                      <w14:schemeClr w14:val="tx1"/>
                    </w14:solidFill>
                  </w14:textFill>
                </w:rPr>
                <w:t>RPA</w:t>
              </w:r>
            </w:ins>
            <w:ins w:id="86" w:author="望大薇" w:date="2023-12-04T15:43:06Z">
              <w:r>
                <w:rPr>
                  <w:rFonts w:hint="eastAsia" w:ascii="仿宋" w:hAnsi="仿宋" w:eastAsia="仿宋" w:cs="仿宋"/>
                  <w:color w:val="000000" w:themeColor="text1"/>
                  <w:szCs w:val="21"/>
                  <w:lang w:val="en-US" w:eastAsia="zh-CN" w:bidi="ar"/>
                  <w14:textFill>
                    <w14:solidFill>
                      <w14:schemeClr w14:val="tx1"/>
                    </w14:solidFill>
                  </w14:textFill>
                </w:rPr>
                <w:t>软件</w:t>
              </w:r>
            </w:ins>
            <w:ins w:id="87" w:author="望大薇" w:date="2023-12-04T15:43:07Z">
              <w:r>
                <w:rPr>
                  <w:rFonts w:hint="eastAsia" w:ascii="仿宋" w:hAnsi="仿宋" w:eastAsia="仿宋" w:cs="仿宋"/>
                  <w:color w:val="000000" w:themeColor="text1"/>
                  <w:szCs w:val="21"/>
                  <w:lang w:val="en-US" w:eastAsia="zh-CN" w:bidi="ar"/>
                  <w14:textFill>
                    <w14:solidFill>
                      <w14:schemeClr w14:val="tx1"/>
                    </w14:solidFill>
                  </w14:textFill>
                </w:rPr>
                <w:t>的</w:t>
              </w:r>
            </w:ins>
            <w:ins w:id="88" w:author="望大薇" w:date="2023-12-04T16:00:23Z">
              <w:r>
                <w:rPr>
                  <w:rFonts w:hint="eastAsia" w:ascii="仿宋" w:hAnsi="仿宋" w:eastAsia="仿宋" w:cs="仿宋"/>
                  <w:color w:val="000000" w:themeColor="text1"/>
                  <w:szCs w:val="21"/>
                  <w:lang w:val="en-US" w:eastAsia="zh-CN" w:bidi="ar"/>
                  <w14:textFill>
                    <w14:solidFill>
                      <w14:schemeClr w14:val="tx1"/>
                    </w14:solidFill>
                  </w14:textFill>
                </w:rPr>
                <w:t>产品</w:t>
              </w:r>
            </w:ins>
            <w:ins w:id="89" w:author="望大薇" w:date="2023-12-04T15:43:15Z">
              <w:r>
                <w:rPr>
                  <w:rFonts w:hint="eastAsia" w:ascii="仿宋" w:hAnsi="仿宋" w:eastAsia="仿宋" w:cs="仿宋"/>
                  <w:color w:val="000000" w:themeColor="text1"/>
                  <w:szCs w:val="21"/>
                  <w:lang w:val="en-US" w:eastAsia="zh-CN" w:bidi="ar"/>
                  <w14:textFill>
                    <w14:solidFill>
                      <w14:schemeClr w14:val="tx1"/>
                    </w14:solidFill>
                  </w14:textFill>
                </w:rPr>
                <w:t>费用及</w:t>
              </w:r>
            </w:ins>
            <w:ins w:id="90" w:author="望大薇" w:date="2023-12-04T15:43:16Z">
              <w:r>
                <w:rPr>
                  <w:rFonts w:hint="eastAsia" w:ascii="仿宋" w:hAnsi="仿宋" w:eastAsia="仿宋" w:cs="仿宋"/>
                  <w:color w:val="000000" w:themeColor="text1"/>
                  <w:szCs w:val="21"/>
                  <w:lang w:val="en-US" w:eastAsia="zh-CN" w:bidi="ar"/>
                  <w14:textFill>
                    <w14:solidFill>
                      <w14:schemeClr w14:val="tx1"/>
                    </w14:solidFill>
                  </w14:textFill>
                </w:rPr>
                <w:t>当年</w:t>
              </w:r>
            </w:ins>
            <w:ins w:id="91" w:author="望大薇" w:date="2023-12-04T15:43:17Z">
              <w:r>
                <w:rPr>
                  <w:rFonts w:hint="eastAsia" w:ascii="仿宋" w:hAnsi="仿宋" w:eastAsia="仿宋" w:cs="仿宋"/>
                  <w:color w:val="000000" w:themeColor="text1"/>
                  <w:szCs w:val="21"/>
                  <w:lang w:val="en-US" w:eastAsia="zh-CN" w:bidi="ar"/>
                  <w14:textFill>
                    <w14:solidFill>
                      <w14:schemeClr w14:val="tx1"/>
                    </w14:solidFill>
                  </w14:textFill>
                </w:rPr>
                <w:t>增购</w:t>
              </w:r>
            </w:ins>
            <w:ins w:id="92" w:author="望大薇" w:date="2023-12-04T15:43:18Z">
              <w:r>
                <w:rPr>
                  <w:rFonts w:hint="eastAsia" w:ascii="仿宋" w:hAnsi="仿宋" w:eastAsia="仿宋" w:cs="仿宋"/>
                  <w:color w:val="000000" w:themeColor="text1"/>
                  <w:szCs w:val="21"/>
                  <w:lang w:val="en-US" w:eastAsia="zh-CN" w:bidi="ar"/>
                  <w14:textFill>
                    <w14:solidFill>
                      <w14:schemeClr w14:val="tx1"/>
                    </w14:solidFill>
                  </w14:textFill>
                </w:rPr>
                <w:t>费用可</w:t>
              </w:r>
            </w:ins>
            <w:ins w:id="93" w:author="望大薇" w:date="2023-12-04T15:43:21Z">
              <w:r>
                <w:rPr>
                  <w:rFonts w:hint="eastAsia" w:ascii="仿宋" w:hAnsi="仿宋" w:eastAsia="仿宋" w:cs="仿宋"/>
                  <w:color w:val="000000" w:themeColor="text1"/>
                  <w:szCs w:val="21"/>
                  <w:lang w:val="en-US" w:eastAsia="zh-CN" w:bidi="ar"/>
                  <w14:textFill>
                    <w14:solidFill>
                      <w14:schemeClr w14:val="tx1"/>
                    </w14:solidFill>
                  </w14:textFill>
                </w:rPr>
                <w:t>计算</w:t>
              </w:r>
            </w:ins>
            <w:ins w:id="94" w:author="望大薇" w:date="2023-12-04T15:43:23Z">
              <w:r>
                <w:rPr>
                  <w:rFonts w:hint="eastAsia" w:ascii="仿宋" w:hAnsi="仿宋" w:eastAsia="仿宋" w:cs="仿宋"/>
                  <w:color w:val="000000" w:themeColor="text1"/>
                  <w:szCs w:val="21"/>
                  <w:lang w:val="en-US" w:eastAsia="zh-CN" w:bidi="ar"/>
                  <w14:textFill>
                    <w14:solidFill>
                      <w14:schemeClr w14:val="tx1"/>
                    </w14:solidFill>
                  </w14:textFill>
                </w:rPr>
                <w:t>累计</w:t>
              </w:r>
            </w:ins>
            <w:ins w:id="95" w:author="望大薇" w:date="2023-12-04T15:43:24Z">
              <w:r>
                <w:rPr>
                  <w:rFonts w:hint="eastAsia" w:ascii="仿宋" w:hAnsi="仿宋" w:eastAsia="仿宋" w:cs="仿宋"/>
                  <w:color w:val="000000" w:themeColor="text1"/>
                  <w:szCs w:val="21"/>
                  <w:lang w:val="en-US" w:eastAsia="zh-CN" w:bidi="ar"/>
                  <w14:textFill>
                    <w14:solidFill>
                      <w14:schemeClr w14:val="tx1"/>
                    </w14:solidFill>
                  </w14:textFill>
                </w:rPr>
                <w:t>回款</w:t>
              </w:r>
            </w:ins>
            <w:ins w:id="96" w:author="望大薇" w:date="2023-12-04T15:43:25Z">
              <w:r>
                <w:rPr>
                  <w:rFonts w:hint="eastAsia" w:ascii="仿宋" w:hAnsi="仿宋" w:eastAsia="仿宋" w:cs="仿宋"/>
                  <w:color w:val="000000" w:themeColor="text1"/>
                  <w:szCs w:val="21"/>
                  <w:lang w:val="en-US" w:eastAsia="zh-CN" w:bidi="ar"/>
                  <w14:textFill>
                    <w14:solidFill>
                      <w14:schemeClr w14:val="tx1"/>
                    </w14:solidFill>
                  </w14:textFill>
                </w:rPr>
                <w:t>金额，</w:t>
              </w:r>
            </w:ins>
            <w:ins w:id="97" w:author="望大薇" w:date="2023-12-04T15:43:26Z">
              <w:r>
                <w:rPr>
                  <w:rFonts w:hint="eastAsia" w:ascii="仿宋" w:hAnsi="仿宋" w:eastAsia="仿宋" w:cs="仿宋"/>
                  <w:color w:val="000000" w:themeColor="text1"/>
                  <w:szCs w:val="21"/>
                  <w:lang w:val="en-US" w:eastAsia="zh-CN" w:bidi="ar"/>
                  <w14:textFill>
                    <w14:solidFill>
                      <w14:schemeClr w14:val="tx1"/>
                    </w14:solidFill>
                  </w14:textFill>
                </w:rPr>
                <w:t>并</w:t>
              </w:r>
            </w:ins>
            <w:ins w:id="98" w:author="望大薇" w:date="2023-12-04T15:43:27Z">
              <w:r>
                <w:rPr>
                  <w:rFonts w:hint="eastAsia" w:ascii="仿宋" w:hAnsi="仿宋" w:eastAsia="仿宋" w:cs="仿宋"/>
                  <w:color w:val="000000" w:themeColor="text1"/>
                  <w:szCs w:val="21"/>
                  <w:lang w:val="en-US" w:eastAsia="zh-CN" w:bidi="ar"/>
                  <w14:textFill>
                    <w14:solidFill>
                      <w14:schemeClr w14:val="tx1"/>
                    </w14:solidFill>
                  </w14:textFill>
                </w:rPr>
                <w:t>获得</w:t>
              </w:r>
            </w:ins>
            <w:ins w:id="99" w:author="望大薇" w:date="2023-12-04T15:43:28Z">
              <w:r>
                <w:rPr>
                  <w:rFonts w:hint="eastAsia" w:ascii="仿宋" w:hAnsi="仿宋" w:eastAsia="仿宋" w:cs="仿宋"/>
                  <w:color w:val="000000" w:themeColor="text1"/>
                  <w:szCs w:val="21"/>
                  <w:lang w:val="en-US" w:eastAsia="zh-CN" w:bidi="ar"/>
                  <w14:textFill>
                    <w14:solidFill>
                      <w14:schemeClr w14:val="tx1"/>
                    </w14:solidFill>
                  </w14:textFill>
                </w:rPr>
                <w:t>佣金</w:t>
              </w:r>
            </w:ins>
            <w:ins w:id="100" w:author="望大薇" w:date="2023-12-04T15:43:29Z">
              <w:r>
                <w:rPr>
                  <w:rFonts w:hint="eastAsia" w:ascii="仿宋" w:hAnsi="仿宋" w:eastAsia="仿宋" w:cs="仿宋"/>
                  <w:color w:val="000000" w:themeColor="text1"/>
                  <w:szCs w:val="21"/>
                  <w:lang w:val="en-US" w:eastAsia="zh-CN" w:bidi="ar"/>
                  <w14:textFill>
                    <w14:solidFill>
                      <w14:schemeClr w14:val="tx1"/>
                    </w14:solidFill>
                  </w14:textFill>
                </w:rPr>
                <w:t>。</w:t>
              </w:r>
            </w:ins>
            <w:ins w:id="101" w:author="望大薇" w:date="2023-12-04T15:43:33Z">
              <w:r>
                <w:rPr>
                  <w:rFonts w:hint="eastAsia" w:ascii="仿宋" w:hAnsi="仿宋" w:eastAsia="仿宋" w:cs="仿宋"/>
                  <w:color w:val="000000" w:themeColor="text1"/>
                  <w:szCs w:val="21"/>
                  <w:lang w:val="en-US" w:eastAsia="zh-CN" w:bidi="ar"/>
                  <w14:textFill>
                    <w14:solidFill>
                      <w14:schemeClr w14:val="tx1"/>
                    </w14:solidFill>
                  </w14:textFill>
                </w:rPr>
                <w:t>软件</w:t>
              </w:r>
            </w:ins>
            <w:ins w:id="102" w:author="望大薇" w:date="2023-12-04T15:43:35Z">
              <w:r>
                <w:rPr>
                  <w:rFonts w:hint="eastAsia" w:ascii="仿宋" w:hAnsi="仿宋" w:eastAsia="仿宋" w:cs="仿宋"/>
                  <w:color w:val="000000" w:themeColor="text1"/>
                  <w:szCs w:val="21"/>
                  <w:lang w:val="en-US" w:eastAsia="zh-CN" w:bidi="ar"/>
                  <w14:textFill>
                    <w14:solidFill>
                      <w14:schemeClr w14:val="tx1"/>
                    </w14:solidFill>
                  </w14:textFill>
                </w:rPr>
                <w:t>续费及</w:t>
              </w:r>
            </w:ins>
            <w:ins w:id="103" w:author="望大薇" w:date="2023-12-04T15:43:42Z">
              <w:r>
                <w:rPr>
                  <w:rFonts w:hint="eastAsia" w:ascii="仿宋" w:hAnsi="仿宋" w:eastAsia="仿宋" w:cs="仿宋"/>
                  <w:color w:val="000000" w:themeColor="text1"/>
                  <w:szCs w:val="21"/>
                  <w:lang w:val="en-US" w:eastAsia="zh-CN" w:bidi="ar"/>
                  <w14:textFill>
                    <w14:solidFill>
                      <w14:schemeClr w14:val="tx1"/>
                    </w14:solidFill>
                  </w14:textFill>
                </w:rPr>
                <w:t>超出</w:t>
              </w:r>
            </w:ins>
            <w:ins w:id="104" w:author="望大薇" w:date="2023-12-04T15:43:43Z">
              <w:r>
                <w:rPr>
                  <w:rFonts w:hint="eastAsia" w:ascii="仿宋" w:hAnsi="仿宋" w:eastAsia="仿宋" w:cs="仿宋"/>
                  <w:color w:val="000000" w:themeColor="text1"/>
                  <w:szCs w:val="21"/>
                  <w:lang w:val="en-US" w:eastAsia="zh-CN" w:bidi="ar"/>
                  <w14:textFill>
                    <w14:solidFill>
                      <w14:schemeClr w14:val="tx1"/>
                    </w14:solidFill>
                  </w14:textFill>
                </w:rPr>
                <w:t>首年的</w:t>
              </w:r>
            </w:ins>
            <w:ins w:id="105" w:author="望大薇" w:date="2023-12-04T15:43:45Z">
              <w:r>
                <w:rPr>
                  <w:rFonts w:hint="eastAsia" w:ascii="仿宋" w:hAnsi="仿宋" w:eastAsia="仿宋" w:cs="仿宋"/>
                  <w:color w:val="000000" w:themeColor="text1"/>
                  <w:szCs w:val="21"/>
                  <w:lang w:val="en-US" w:eastAsia="zh-CN" w:bidi="ar"/>
                  <w14:textFill>
                    <w14:solidFill>
                      <w14:schemeClr w14:val="tx1"/>
                    </w14:solidFill>
                  </w14:textFill>
                </w:rPr>
                <w:t>增购金额</w:t>
              </w:r>
            </w:ins>
            <w:ins w:id="106" w:author="望大薇" w:date="2023-12-04T15:43:48Z">
              <w:r>
                <w:rPr>
                  <w:rFonts w:hint="eastAsia" w:ascii="仿宋" w:hAnsi="仿宋" w:eastAsia="仿宋" w:cs="仿宋"/>
                  <w:color w:val="000000" w:themeColor="text1"/>
                  <w:szCs w:val="21"/>
                  <w:lang w:val="en-US" w:eastAsia="zh-CN" w:bidi="ar"/>
                  <w14:textFill>
                    <w14:solidFill>
                      <w14:schemeClr w14:val="tx1"/>
                    </w14:solidFill>
                  </w14:textFill>
                </w:rPr>
                <w:t>不计入</w:t>
              </w:r>
            </w:ins>
            <w:ins w:id="107" w:author="望大薇" w:date="2023-12-04T15:43:50Z">
              <w:r>
                <w:rPr>
                  <w:rFonts w:hint="eastAsia" w:ascii="仿宋" w:hAnsi="仿宋" w:eastAsia="仿宋" w:cs="仿宋"/>
                  <w:color w:val="000000" w:themeColor="text1"/>
                  <w:szCs w:val="21"/>
                  <w:lang w:val="en-US" w:eastAsia="zh-CN" w:bidi="ar"/>
                  <w14:textFill>
                    <w14:solidFill>
                      <w14:schemeClr w14:val="tx1"/>
                    </w14:solidFill>
                  </w14:textFill>
                </w:rPr>
                <w:t>累计</w:t>
              </w:r>
            </w:ins>
            <w:ins w:id="108" w:author="望大薇" w:date="2023-12-04T15:43:52Z">
              <w:r>
                <w:rPr>
                  <w:rFonts w:hint="eastAsia" w:ascii="仿宋" w:hAnsi="仿宋" w:eastAsia="仿宋" w:cs="仿宋"/>
                  <w:color w:val="000000" w:themeColor="text1"/>
                  <w:szCs w:val="21"/>
                  <w:lang w:val="en-US" w:eastAsia="zh-CN" w:bidi="ar"/>
                  <w14:textFill>
                    <w14:solidFill>
                      <w14:schemeClr w14:val="tx1"/>
                    </w14:solidFill>
                  </w14:textFill>
                </w:rPr>
                <w:t>回款，</w:t>
              </w:r>
            </w:ins>
            <w:ins w:id="109" w:author="望大薇" w:date="2023-12-04T15:43:55Z">
              <w:r>
                <w:rPr>
                  <w:rFonts w:hint="eastAsia" w:ascii="仿宋" w:hAnsi="仿宋" w:eastAsia="仿宋" w:cs="仿宋"/>
                  <w:color w:val="000000" w:themeColor="text1"/>
                  <w:szCs w:val="21"/>
                  <w:lang w:val="en-US" w:eastAsia="zh-CN" w:bidi="ar"/>
                  <w14:textFill>
                    <w14:solidFill>
                      <w14:schemeClr w14:val="tx1"/>
                    </w14:solidFill>
                  </w14:textFill>
                </w:rPr>
                <w:t>亦无法</w:t>
              </w:r>
            </w:ins>
            <w:ins w:id="110" w:author="望大薇" w:date="2023-12-04T15:43:56Z">
              <w:r>
                <w:rPr>
                  <w:rFonts w:hint="eastAsia" w:ascii="仿宋" w:hAnsi="仿宋" w:eastAsia="仿宋" w:cs="仿宋"/>
                  <w:color w:val="000000" w:themeColor="text1"/>
                  <w:szCs w:val="21"/>
                  <w:lang w:val="en-US" w:eastAsia="zh-CN" w:bidi="ar"/>
                  <w14:textFill>
                    <w14:solidFill>
                      <w14:schemeClr w14:val="tx1"/>
                    </w14:solidFill>
                  </w14:textFill>
                </w:rPr>
                <w:t>获得</w:t>
              </w:r>
            </w:ins>
            <w:ins w:id="111" w:author="望大薇" w:date="2023-12-04T15:43:59Z">
              <w:r>
                <w:rPr>
                  <w:rFonts w:hint="eastAsia" w:ascii="仿宋" w:hAnsi="仿宋" w:eastAsia="仿宋" w:cs="仿宋"/>
                  <w:color w:val="000000" w:themeColor="text1"/>
                  <w:szCs w:val="21"/>
                  <w:lang w:val="en-US" w:eastAsia="zh-CN" w:bidi="ar"/>
                  <w14:textFill>
                    <w14:solidFill>
                      <w14:schemeClr w14:val="tx1"/>
                    </w14:solidFill>
                  </w14:textFill>
                </w:rPr>
                <w:t>返佣</w:t>
              </w:r>
            </w:ins>
            <w:ins w:id="112" w:author="望大薇" w:date="2023-12-04T15:53:50Z">
              <w:r>
                <w:rPr>
                  <w:rFonts w:hint="eastAsia" w:ascii="仿宋" w:hAnsi="仿宋" w:eastAsia="仿宋" w:cs="仿宋"/>
                  <w:color w:val="000000" w:themeColor="text1"/>
                  <w:szCs w:val="21"/>
                  <w:lang w:val="en-US" w:eastAsia="zh-CN" w:bidi="ar"/>
                  <w14:textFill>
                    <w14:solidFill>
                      <w14:schemeClr w14:val="tx1"/>
                    </w14:solidFill>
                  </w14:textFill>
                </w:rPr>
                <w:t>；</w:t>
              </w:r>
            </w:ins>
          </w:p>
          <w:p>
            <w:pPr>
              <w:numPr>
                <w:ilvl w:val="0"/>
                <w:numId w:val="6"/>
                <w:ins w:id="114" w:author="望大薇" w:date="2023-12-04T15:40:09Z"/>
              </w:numPr>
              <w:spacing w:line="360" w:lineRule="auto"/>
              <w:jc w:val="left"/>
              <w:rPr>
                <w:rFonts w:hint="eastAsia" w:ascii="仿宋" w:hAnsi="仿宋" w:eastAsia="仿宋" w:cs="仿宋"/>
                <w:color w:val="000000" w:themeColor="text1"/>
                <w:szCs w:val="21"/>
                <w:lang w:val="en-US" w:eastAsia="zh-CN" w:bidi="ar"/>
                <w14:textFill>
                  <w14:solidFill>
                    <w14:schemeClr w14:val="tx1"/>
                  </w14:solidFill>
                </w14:textFill>
              </w:rPr>
              <w:pPrChange w:id="113" w:author="望大薇" w:date="2023-12-04T15:40:09Z">
                <w:pPr>
                  <w:spacing w:line="360" w:lineRule="auto"/>
                  <w:jc w:val="center"/>
                </w:pPr>
              </w:pPrChange>
            </w:pPr>
            <w:ins w:id="115" w:author="望大薇" w:date="2023-12-04T15:54:06Z">
              <w:r>
                <w:rPr>
                  <w:rFonts w:hint="eastAsia" w:ascii="仿宋" w:hAnsi="仿宋" w:eastAsia="仿宋" w:cs="仿宋"/>
                  <w:color w:val="000000" w:themeColor="text1"/>
                  <w:szCs w:val="21"/>
                  <w:lang w:val="en-US" w:eastAsia="zh-CN" w:bidi="ar"/>
                  <w14:textFill>
                    <w14:solidFill>
                      <w14:schemeClr w14:val="tx1"/>
                    </w14:solidFill>
                  </w14:textFill>
                </w:rPr>
                <w:t>如</w:t>
              </w:r>
            </w:ins>
            <w:ins w:id="116" w:author="望大薇" w:date="2023-12-04T15:54:07Z">
              <w:r>
                <w:rPr>
                  <w:rFonts w:hint="eastAsia" w:ascii="仿宋" w:hAnsi="仿宋" w:eastAsia="仿宋" w:cs="仿宋"/>
                  <w:color w:val="000000" w:themeColor="text1"/>
                  <w:szCs w:val="21"/>
                  <w:lang w:val="en-US" w:eastAsia="zh-CN" w:bidi="ar"/>
                  <w14:textFill>
                    <w14:solidFill>
                      <w14:schemeClr w14:val="tx1"/>
                    </w14:solidFill>
                  </w14:textFill>
                </w:rPr>
                <w:t>客户</w:t>
              </w:r>
            </w:ins>
            <w:ins w:id="117" w:author="望大薇" w:date="2023-12-04T15:54:11Z">
              <w:r>
                <w:rPr>
                  <w:rFonts w:hint="eastAsia" w:ascii="仿宋" w:hAnsi="仿宋" w:eastAsia="仿宋" w:cs="仿宋"/>
                  <w:color w:val="000000" w:themeColor="text1"/>
                  <w:szCs w:val="21"/>
                  <w:lang w:val="en-US" w:eastAsia="zh-CN" w:bidi="ar"/>
                  <w14:textFill>
                    <w14:solidFill>
                      <w14:schemeClr w14:val="tx1"/>
                    </w14:solidFill>
                  </w14:textFill>
                </w:rPr>
                <w:t>购买方式</w:t>
              </w:r>
            </w:ins>
            <w:ins w:id="118" w:author="望大薇" w:date="2023-12-04T15:54:12Z">
              <w:r>
                <w:rPr>
                  <w:rFonts w:hint="eastAsia" w:ascii="仿宋" w:hAnsi="仿宋" w:eastAsia="仿宋" w:cs="仿宋"/>
                  <w:color w:val="000000" w:themeColor="text1"/>
                  <w:szCs w:val="21"/>
                  <w:lang w:val="en-US" w:eastAsia="zh-CN" w:bidi="ar"/>
                  <w14:textFill>
                    <w14:solidFill>
                      <w14:schemeClr w14:val="tx1"/>
                    </w14:solidFill>
                  </w14:textFill>
                </w:rPr>
                <w:t>为</w:t>
              </w:r>
            </w:ins>
            <w:ins w:id="119" w:author="望大薇" w:date="2023-12-04T15:54:15Z">
              <w:r>
                <w:rPr>
                  <w:rFonts w:hint="eastAsia" w:ascii="仿宋" w:hAnsi="仿宋" w:eastAsia="仿宋" w:cs="仿宋"/>
                  <w:color w:val="000000" w:themeColor="text1"/>
                  <w:szCs w:val="21"/>
                  <w:lang w:val="en-US" w:eastAsia="zh-CN" w:bidi="ar"/>
                  <w14:textFill>
                    <w14:solidFill>
                      <w14:schemeClr w14:val="tx1"/>
                    </w14:solidFill>
                  </w14:textFill>
                </w:rPr>
                <w:t>一次性</w:t>
              </w:r>
            </w:ins>
            <w:ins w:id="120" w:author="望大薇" w:date="2023-12-04T15:54:16Z">
              <w:r>
                <w:rPr>
                  <w:rFonts w:hint="eastAsia" w:ascii="仿宋" w:hAnsi="仿宋" w:eastAsia="仿宋" w:cs="仿宋"/>
                  <w:color w:val="000000" w:themeColor="text1"/>
                  <w:szCs w:val="21"/>
                  <w:lang w:val="en-US" w:eastAsia="zh-CN" w:bidi="ar"/>
                  <w14:textFill>
                    <w14:solidFill>
                      <w14:schemeClr w14:val="tx1"/>
                    </w14:solidFill>
                  </w14:textFill>
                </w:rPr>
                <w:t>买断</w:t>
              </w:r>
            </w:ins>
            <w:ins w:id="121" w:author="望大薇" w:date="2023-12-04T15:54:17Z">
              <w:r>
                <w:rPr>
                  <w:rFonts w:hint="eastAsia" w:ascii="仿宋" w:hAnsi="仿宋" w:eastAsia="仿宋" w:cs="仿宋"/>
                  <w:color w:val="000000" w:themeColor="text1"/>
                  <w:szCs w:val="21"/>
                  <w:lang w:val="en-US" w:eastAsia="zh-CN" w:bidi="ar"/>
                  <w14:textFill>
                    <w14:solidFill>
                      <w14:schemeClr w14:val="tx1"/>
                    </w14:solidFill>
                  </w14:textFill>
                </w:rPr>
                <w:t>的，</w:t>
              </w:r>
            </w:ins>
            <w:ins w:id="122" w:author="望大薇" w:date="2023-12-04T15:54:18Z">
              <w:r>
                <w:rPr>
                  <w:rFonts w:hint="eastAsia" w:ascii="仿宋" w:hAnsi="仿宋" w:eastAsia="仿宋" w:cs="仿宋"/>
                  <w:color w:val="000000" w:themeColor="text1"/>
                  <w:szCs w:val="21"/>
                  <w:lang w:val="en-US" w:eastAsia="zh-CN" w:bidi="ar"/>
                  <w14:textFill>
                    <w14:solidFill>
                      <w14:schemeClr w14:val="tx1"/>
                    </w14:solidFill>
                  </w14:textFill>
                </w:rPr>
                <w:t>则</w:t>
              </w:r>
            </w:ins>
            <w:ins w:id="123" w:author="望大薇" w:date="2023-12-04T16:00:13Z">
              <w:r>
                <w:rPr>
                  <w:rFonts w:hint="eastAsia" w:ascii="仿宋" w:hAnsi="仿宋" w:eastAsia="仿宋" w:cs="仿宋"/>
                  <w:color w:val="000000" w:themeColor="text1"/>
                  <w:szCs w:val="21"/>
                  <w:lang w:val="en-US" w:eastAsia="zh-CN" w:bidi="ar"/>
                  <w14:textFill>
                    <w14:solidFill>
                      <w14:schemeClr w14:val="tx1"/>
                    </w14:solidFill>
                  </w14:textFill>
                </w:rPr>
                <w:t>产品</w:t>
              </w:r>
            </w:ins>
            <w:ins w:id="124" w:author="望大薇" w:date="2023-12-04T15:54:30Z">
              <w:r>
                <w:rPr>
                  <w:rFonts w:hint="eastAsia" w:ascii="仿宋" w:hAnsi="仿宋" w:eastAsia="仿宋" w:cs="仿宋"/>
                  <w:color w:val="000000" w:themeColor="text1"/>
                  <w:szCs w:val="21"/>
                  <w:lang w:val="en-US" w:eastAsia="zh-CN" w:bidi="ar"/>
                  <w14:textFill>
                    <w14:solidFill>
                      <w14:schemeClr w14:val="tx1"/>
                    </w14:solidFill>
                  </w14:textFill>
                </w:rPr>
                <w:t>费用</w:t>
              </w:r>
            </w:ins>
            <w:ins w:id="125" w:author="望大薇" w:date="2023-12-04T15:54:31Z">
              <w:r>
                <w:rPr>
                  <w:rFonts w:hint="eastAsia" w:ascii="仿宋" w:hAnsi="仿宋" w:eastAsia="仿宋" w:cs="仿宋"/>
                  <w:color w:val="000000" w:themeColor="text1"/>
                  <w:szCs w:val="21"/>
                  <w:lang w:val="en-US" w:eastAsia="zh-CN" w:bidi="ar"/>
                  <w14:textFill>
                    <w14:solidFill>
                      <w14:schemeClr w14:val="tx1"/>
                    </w14:solidFill>
                  </w14:textFill>
                </w:rPr>
                <w:t>的</w:t>
              </w:r>
            </w:ins>
            <w:ins w:id="126" w:author="望大薇" w:date="2023-12-04T15:54:32Z">
              <w:r>
                <w:rPr>
                  <w:rFonts w:hint="eastAsia" w:ascii="仿宋" w:hAnsi="仿宋" w:eastAsia="仿宋" w:cs="仿宋"/>
                  <w:color w:val="000000" w:themeColor="text1"/>
                  <w:szCs w:val="21"/>
                  <w:lang w:val="en-US" w:eastAsia="zh-CN" w:bidi="ar"/>
                  <w14:textFill>
                    <w14:solidFill>
                      <w14:schemeClr w14:val="tx1"/>
                    </w14:solidFill>
                  </w14:textFill>
                </w:rPr>
                <w:t>三分之一</w:t>
              </w:r>
            </w:ins>
            <w:ins w:id="127" w:author="望大薇" w:date="2023-12-04T15:54:38Z">
              <w:r>
                <w:rPr>
                  <w:rFonts w:hint="eastAsia" w:ascii="仿宋" w:hAnsi="仿宋" w:eastAsia="仿宋" w:cs="仿宋"/>
                  <w:color w:val="000000" w:themeColor="text1"/>
                  <w:szCs w:val="21"/>
                  <w:lang w:val="en-US" w:eastAsia="zh-CN" w:bidi="ar"/>
                  <w14:textFill>
                    <w14:solidFill>
                      <w14:schemeClr w14:val="tx1"/>
                    </w14:solidFill>
                  </w14:textFill>
                </w:rPr>
                <w:t>金额可</w:t>
              </w:r>
            </w:ins>
            <w:ins w:id="128" w:author="望大薇" w:date="2023-12-04T15:54:40Z">
              <w:r>
                <w:rPr>
                  <w:rFonts w:hint="eastAsia" w:ascii="仿宋" w:hAnsi="仿宋" w:eastAsia="仿宋" w:cs="仿宋"/>
                  <w:color w:val="000000" w:themeColor="text1"/>
                  <w:szCs w:val="21"/>
                  <w:lang w:val="en-US" w:eastAsia="zh-CN" w:bidi="ar"/>
                  <w14:textFill>
                    <w14:solidFill>
                      <w14:schemeClr w14:val="tx1"/>
                    </w14:solidFill>
                  </w14:textFill>
                </w:rPr>
                <w:t>计入</w:t>
              </w:r>
            </w:ins>
            <w:ins w:id="129" w:author="望大薇" w:date="2023-12-04T15:54:41Z">
              <w:r>
                <w:rPr>
                  <w:rFonts w:hint="eastAsia" w:ascii="仿宋" w:hAnsi="仿宋" w:eastAsia="仿宋" w:cs="仿宋"/>
                  <w:color w:val="000000" w:themeColor="text1"/>
                  <w:szCs w:val="21"/>
                  <w:lang w:val="en-US" w:eastAsia="zh-CN" w:bidi="ar"/>
                  <w14:textFill>
                    <w14:solidFill>
                      <w14:schemeClr w14:val="tx1"/>
                    </w14:solidFill>
                  </w14:textFill>
                </w:rPr>
                <w:t>累计</w:t>
              </w:r>
            </w:ins>
            <w:ins w:id="130" w:author="望大薇" w:date="2023-12-04T15:54:42Z">
              <w:r>
                <w:rPr>
                  <w:rFonts w:hint="eastAsia" w:ascii="仿宋" w:hAnsi="仿宋" w:eastAsia="仿宋" w:cs="仿宋"/>
                  <w:color w:val="000000" w:themeColor="text1"/>
                  <w:szCs w:val="21"/>
                  <w:lang w:val="en-US" w:eastAsia="zh-CN" w:bidi="ar"/>
                  <w14:textFill>
                    <w14:solidFill>
                      <w14:schemeClr w14:val="tx1"/>
                    </w14:solidFill>
                  </w14:textFill>
                </w:rPr>
                <w:t>回款金额</w:t>
              </w:r>
            </w:ins>
            <w:ins w:id="131" w:author="望大薇" w:date="2023-12-04T15:54:44Z">
              <w:r>
                <w:rPr>
                  <w:rFonts w:hint="eastAsia" w:ascii="仿宋" w:hAnsi="仿宋" w:eastAsia="仿宋" w:cs="仿宋"/>
                  <w:color w:val="000000" w:themeColor="text1"/>
                  <w:szCs w:val="21"/>
                  <w:lang w:val="en-US" w:eastAsia="zh-CN" w:bidi="ar"/>
                  <w14:textFill>
                    <w14:solidFill>
                      <w14:schemeClr w14:val="tx1"/>
                    </w14:solidFill>
                  </w14:textFill>
                </w:rPr>
                <w:t>并</w:t>
              </w:r>
            </w:ins>
            <w:ins w:id="132" w:author="望大薇" w:date="2023-12-04T15:54:45Z">
              <w:r>
                <w:rPr>
                  <w:rFonts w:hint="eastAsia" w:ascii="仿宋" w:hAnsi="仿宋" w:eastAsia="仿宋" w:cs="仿宋"/>
                  <w:color w:val="000000" w:themeColor="text1"/>
                  <w:szCs w:val="21"/>
                  <w:lang w:val="en-US" w:eastAsia="zh-CN" w:bidi="ar"/>
                  <w14:textFill>
                    <w14:solidFill>
                      <w14:schemeClr w14:val="tx1"/>
                    </w14:solidFill>
                  </w14:textFill>
                </w:rPr>
                <w:t>获得</w:t>
              </w:r>
            </w:ins>
            <w:ins w:id="133" w:author="望大薇" w:date="2023-12-04T15:54:46Z">
              <w:r>
                <w:rPr>
                  <w:rFonts w:hint="eastAsia" w:ascii="仿宋" w:hAnsi="仿宋" w:eastAsia="仿宋" w:cs="仿宋"/>
                  <w:color w:val="000000" w:themeColor="text1"/>
                  <w:szCs w:val="21"/>
                  <w:lang w:val="en-US" w:eastAsia="zh-CN" w:bidi="ar"/>
                  <w14:textFill>
                    <w14:solidFill>
                      <w14:schemeClr w14:val="tx1"/>
                    </w14:solidFill>
                  </w14:textFill>
                </w:rPr>
                <w:t>佣金，</w:t>
              </w:r>
            </w:ins>
            <w:ins w:id="134" w:author="望大薇" w:date="2023-12-04T15:54:47Z">
              <w:r>
                <w:rPr>
                  <w:rFonts w:hint="eastAsia" w:ascii="仿宋" w:hAnsi="仿宋" w:eastAsia="仿宋" w:cs="仿宋"/>
                  <w:color w:val="000000" w:themeColor="text1"/>
                  <w:szCs w:val="21"/>
                  <w:lang w:val="en-US" w:eastAsia="zh-CN" w:bidi="ar"/>
                  <w14:textFill>
                    <w14:solidFill>
                      <w14:schemeClr w14:val="tx1"/>
                    </w14:solidFill>
                  </w14:textFill>
                </w:rPr>
                <w:t>其余</w:t>
              </w:r>
            </w:ins>
            <w:ins w:id="135" w:author="望大薇" w:date="2023-12-04T16:00:17Z">
              <w:r>
                <w:rPr>
                  <w:rFonts w:hint="eastAsia" w:ascii="仿宋" w:hAnsi="仿宋" w:eastAsia="仿宋" w:cs="仿宋"/>
                  <w:color w:val="000000" w:themeColor="text1"/>
                  <w:szCs w:val="21"/>
                  <w:lang w:val="en-US" w:eastAsia="zh-CN" w:bidi="ar"/>
                  <w14:textFill>
                    <w14:solidFill>
                      <w14:schemeClr w14:val="tx1"/>
                    </w14:solidFill>
                  </w14:textFill>
                </w:rPr>
                <w:t>产品</w:t>
              </w:r>
            </w:ins>
            <w:ins w:id="136" w:author="望大薇" w:date="2023-12-04T15:54:48Z">
              <w:r>
                <w:rPr>
                  <w:rFonts w:hint="eastAsia" w:ascii="仿宋" w:hAnsi="仿宋" w:eastAsia="仿宋" w:cs="仿宋"/>
                  <w:color w:val="000000" w:themeColor="text1"/>
                  <w:szCs w:val="21"/>
                  <w:lang w:val="en-US" w:eastAsia="zh-CN" w:bidi="ar"/>
                  <w14:textFill>
                    <w14:solidFill>
                      <w14:schemeClr w14:val="tx1"/>
                    </w14:solidFill>
                  </w14:textFill>
                </w:rPr>
                <w:t>费用</w:t>
              </w:r>
            </w:ins>
            <w:ins w:id="137" w:author="望大薇" w:date="2023-12-04T15:54:49Z">
              <w:r>
                <w:rPr>
                  <w:rFonts w:hint="eastAsia" w:ascii="仿宋" w:hAnsi="仿宋" w:eastAsia="仿宋" w:cs="仿宋"/>
                  <w:color w:val="000000" w:themeColor="text1"/>
                  <w:szCs w:val="21"/>
                  <w:lang w:val="en-US" w:eastAsia="zh-CN" w:bidi="ar"/>
                  <w14:textFill>
                    <w14:solidFill>
                      <w14:schemeClr w14:val="tx1"/>
                    </w14:solidFill>
                  </w14:textFill>
                </w:rPr>
                <w:t>不</w:t>
              </w:r>
            </w:ins>
            <w:ins w:id="138" w:author="望大薇" w:date="2023-12-04T15:54:51Z">
              <w:r>
                <w:rPr>
                  <w:rFonts w:hint="eastAsia" w:ascii="仿宋" w:hAnsi="仿宋" w:eastAsia="仿宋" w:cs="仿宋"/>
                  <w:color w:val="000000" w:themeColor="text1"/>
                  <w:szCs w:val="21"/>
                  <w:lang w:val="en-US" w:eastAsia="zh-CN" w:bidi="ar"/>
                  <w14:textFill>
                    <w14:solidFill>
                      <w14:schemeClr w14:val="tx1"/>
                    </w14:solidFill>
                  </w14:textFill>
                </w:rPr>
                <w:t>计入累计</w:t>
              </w:r>
            </w:ins>
            <w:ins w:id="139" w:author="望大薇" w:date="2023-12-04T15:54:55Z">
              <w:r>
                <w:rPr>
                  <w:rFonts w:hint="eastAsia" w:ascii="仿宋" w:hAnsi="仿宋" w:eastAsia="仿宋" w:cs="仿宋"/>
                  <w:color w:val="000000" w:themeColor="text1"/>
                  <w:szCs w:val="21"/>
                  <w:lang w:val="en-US" w:eastAsia="zh-CN" w:bidi="ar"/>
                  <w14:textFill>
                    <w14:solidFill>
                      <w14:schemeClr w14:val="tx1"/>
                    </w14:solidFill>
                  </w14:textFill>
                </w:rPr>
                <w:t>回款</w:t>
              </w:r>
            </w:ins>
            <w:ins w:id="140" w:author="望大薇" w:date="2023-12-04T15:54:56Z">
              <w:r>
                <w:rPr>
                  <w:rFonts w:hint="eastAsia" w:ascii="仿宋" w:hAnsi="仿宋" w:eastAsia="仿宋" w:cs="仿宋"/>
                  <w:color w:val="000000" w:themeColor="text1"/>
                  <w:szCs w:val="21"/>
                  <w:lang w:val="en-US" w:eastAsia="zh-CN" w:bidi="ar"/>
                  <w14:textFill>
                    <w14:solidFill>
                      <w14:schemeClr w14:val="tx1"/>
                    </w14:solidFill>
                  </w14:textFill>
                </w:rPr>
                <w:t>金额，</w:t>
              </w:r>
            </w:ins>
            <w:ins w:id="141" w:author="望大薇" w:date="2023-12-04T15:54:57Z">
              <w:r>
                <w:rPr>
                  <w:rFonts w:hint="eastAsia" w:ascii="仿宋" w:hAnsi="仿宋" w:eastAsia="仿宋" w:cs="仿宋"/>
                  <w:color w:val="000000" w:themeColor="text1"/>
                  <w:szCs w:val="21"/>
                  <w:lang w:val="en-US" w:eastAsia="zh-CN" w:bidi="ar"/>
                  <w14:textFill>
                    <w14:solidFill>
                      <w14:schemeClr w14:val="tx1"/>
                    </w14:solidFill>
                  </w14:textFill>
                </w:rPr>
                <w:t>亦</w:t>
              </w:r>
            </w:ins>
            <w:ins w:id="142" w:author="望大薇" w:date="2023-12-04T15:54:58Z">
              <w:r>
                <w:rPr>
                  <w:rFonts w:hint="eastAsia" w:ascii="仿宋" w:hAnsi="仿宋" w:eastAsia="仿宋" w:cs="仿宋"/>
                  <w:color w:val="000000" w:themeColor="text1"/>
                  <w:szCs w:val="21"/>
                  <w:lang w:val="en-US" w:eastAsia="zh-CN" w:bidi="ar"/>
                  <w14:textFill>
                    <w14:solidFill>
                      <w14:schemeClr w14:val="tx1"/>
                    </w14:solidFill>
                  </w14:textFill>
                </w:rPr>
                <w:t>无法</w:t>
              </w:r>
            </w:ins>
            <w:ins w:id="143" w:author="望大薇" w:date="2023-12-04T15:54:59Z">
              <w:r>
                <w:rPr>
                  <w:rFonts w:hint="eastAsia" w:ascii="仿宋" w:hAnsi="仿宋" w:eastAsia="仿宋" w:cs="仿宋"/>
                  <w:color w:val="000000" w:themeColor="text1"/>
                  <w:szCs w:val="21"/>
                  <w:lang w:val="en-US" w:eastAsia="zh-CN" w:bidi="ar"/>
                  <w14:textFill>
                    <w14:solidFill>
                      <w14:schemeClr w14:val="tx1"/>
                    </w14:solidFill>
                  </w14:textFill>
                </w:rPr>
                <w:t>获得</w:t>
              </w:r>
            </w:ins>
            <w:ins w:id="144" w:author="望大薇" w:date="2023-12-04T15:55:00Z">
              <w:r>
                <w:rPr>
                  <w:rFonts w:hint="eastAsia" w:ascii="仿宋" w:hAnsi="仿宋" w:eastAsia="仿宋" w:cs="仿宋"/>
                  <w:color w:val="000000" w:themeColor="text1"/>
                  <w:szCs w:val="21"/>
                  <w:lang w:val="en-US" w:eastAsia="zh-CN" w:bidi="ar"/>
                  <w14:textFill>
                    <w14:solidFill>
                      <w14:schemeClr w14:val="tx1"/>
                    </w14:solidFill>
                  </w14:textFill>
                </w:rPr>
                <w:t>返佣。</w:t>
              </w:r>
            </w:ins>
          </w:p>
        </w:tc>
        <w:tc>
          <w:tcPr>
            <w:tcW w:w="2325" w:type="dxa"/>
            <w:tcBorders>
              <w:top w:val="single" w:color="auto" w:sz="4" w:space="0"/>
              <w:bottom w:val="single" w:color="auto" w:sz="4" w:space="0"/>
              <w:right w:val="single" w:color="auto" w:sz="4" w:space="0"/>
            </w:tcBorders>
            <w:shd w:val="clear" w:color="auto" w:fill="auto"/>
            <w:vAlign w:val="center"/>
            <w:tcPrChange w:id="145" w:author="望大薇" w:date="2023-12-04T15:55:51Z">
              <w:tcPr>
                <w:tcW w:w="2709" w:type="dxa"/>
                <w:tcBorders>
                  <w:top w:val="single" w:color="auto" w:sz="4" w:space="0"/>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14:textFill>
                  <w14:solidFill>
                    <w14:schemeClr w14:val="tx1"/>
                  </w14:solidFill>
                </w14:textFill>
              </w:rPr>
            </w:pPr>
            <w:r>
              <w:rPr>
                <w:rFonts w:ascii="仿宋" w:hAnsi="仿宋" w:eastAsia="仿宋" w:cs="仿宋"/>
                <w:color w:val="000000" w:themeColor="text1"/>
                <w:szCs w:val="21"/>
                <w:u w:val="single" w:color="000000"/>
                <w:lang w:bidi="ar"/>
                <w14:textFill>
                  <w14:solidFill>
                    <w14:schemeClr w14:val="tx1"/>
                  </w14:solidFill>
                </w14:textFill>
              </w:rPr>
              <w:t>0～</w:t>
            </w:r>
            <w:r>
              <w:rPr>
                <w:rFonts w:hint="eastAsia" w:ascii="仿宋" w:hAnsi="仿宋" w:eastAsia="仿宋" w:cs="仿宋"/>
                <w:color w:val="000000" w:themeColor="text1"/>
                <w:szCs w:val="21"/>
                <w:u w:val="single" w:color="000000"/>
                <w:lang w:bidi="ar"/>
                <w14:textFill>
                  <w14:solidFill>
                    <w14:schemeClr w14:val="tx1"/>
                  </w14:solidFill>
                </w14:textFill>
              </w:rPr>
              <w:t>50</w:t>
            </w:r>
            <w:r>
              <w:rPr>
                <w:rFonts w:hint="eastAsia" w:ascii="仿宋" w:hAnsi="仿宋" w:eastAsia="仿宋" w:cs="仿宋"/>
                <w:color w:val="000000" w:themeColor="text1"/>
                <w:szCs w:val="21"/>
                <w:lang w:bidi="ar"/>
                <w14:textFill>
                  <w14:solidFill>
                    <w14:schemeClr w14:val="tx1"/>
                  </w14:solidFill>
                </w14:textFill>
              </w:rPr>
              <w:t>部分</w:t>
            </w:r>
            <w:r>
              <w:rPr>
                <w:rFonts w:ascii="仿宋" w:hAnsi="仿宋" w:eastAsia="仿宋" w:cs="仿宋"/>
                <w:color w:val="000000" w:themeColor="text1"/>
                <w:szCs w:val="21"/>
                <w:lang w:bidi="ar"/>
                <w14:textFill>
                  <w14:solidFill>
                    <w14:schemeClr w14:val="tx1"/>
                  </w14:solidFill>
                </w14:textFill>
              </w:rPr>
              <w:t>（含）</w:t>
            </w:r>
          </w:p>
        </w:tc>
        <w:tc>
          <w:tcPr>
            <w:tcW w:w="1058" w:type="dxa"/>
            <w:tcBorders>
              <w:top w:val="single" w:color="auto" w:sz="4" w:space="0"/>
              <w:left w:val="nil"/>
              <w:bottom w:val="single" w:color="auto" w:sz="4" w:space="0"/>
              <w:right w:val="single" w:color="auto" w:sz="4" w:space="0"/>
            </w:tcBorders>
            <w:shd w:val="clear" w:color="auto" w:fill="auto"/>
            <w:vAlign w:val="center"/>
            <w:tcPrChange w:id="146" w:author="望大薇" w:date="2023-12-04T15:55:51Z">
              <w:tcPr>
                <w:tcW w:w="1492" w:type="dxa"/>
                <w:tcBorders>
                  <w:top w:val="single" w:color="auto" w:sz="4" w:space="0"/>
                  <w:left w:val="nil"/>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14:textFill>
                  <w14:solidFill>
                    <w14:schemeClr w14:val="tx1"/>
                  </w14:solidFill>
                </w14:textFill>
              </w:rPr>
            </w:pPr>
            <w:r>
              <w:rPr>
                <w:rFonts w:ascii="仿宋" w:hAnsi="仿宋" w:eastAsia="仿宋" w:cs="仿宋"/>
                <w:color w:val="000000" w:themeColor="text1"/>
                <w:szCs w:val="21"/>
                <w:lang w:bidi="ar"/>
                <w14:textFill>
                  <w14:solidFill>
                    <w14:schemeClr w14:val="tx1"/>
                  </w14:solidFill>
                </w14:textFill>
              </w:rPr>
              <w:t>2</w:t>
            </w:r>
            <w:r>
              <w:rPr>
                <w:rFonts w:hint="eastAsia" w:ascii="仿宋" w:hAnsi="仿宋" w:eastAsia="仿宋" w:cs="仿宋"/>
                <w:color w:val="000000" w:themeColor="text1"/>
                <w:szCs w:val="21"/>
                <w:lang w:bidi="ar"/>
                <w14:textFill>
                  <w14:solidFill>
                    <w14:schemeClr w14:val="tx1"/>
                  </w14:solidFill>
                </w14:textFill>
              </w:rPr>
              <w:t>0</w:t>
            </w:r>
            <w:r>
              <w:rPr>
                <w:rFonts w:ascii="仿宋" w:hAnsi="仿宋" w:eastAsia="仿宋" w:cs="仿宋"/>
                <w:color w:val="000000" w:themeColor="text1"/>
                <w:szCs w:val="21"/>
                <w:lang w:bidi="ar"/>
                <w14:textFill>
                  <w14:solidFill>
                    <w14:schemeClr w14:val="tx1"/>
                  </w14:solidFill>
                </w14:textFill>
              </w:rPr>
              <w:t>%</w:t>
            </w:r>
          </w:p>
        </w:tc>
        <w:tc>
          <w:tcPr>
            <w:tcW w:w="3872" w:type="dxa"/>
            <w:vMerge w:val="restart"/>
            <w:tcBorders>
              <w:top w:val="nil"/>
              <w:left w:val="nil"/>
            </w:tcBorders>
            <w:shd w:val="clear" w:color="auto" w:fill="auto"/>
            <w:vAlign w:val="center"/>
            <w:tcPrChange w:id="147" w:author="望大薇" w:date="2023-12-04T15:55:51Z">
              <w:tcPr>
                <w:tcW w:w="4158" w:type="dxa"/>
                <w:vMerge w:val="restart"/>
                <w:tcBorders>
                  <w:top w:val="nil"/>
                  <w:left w:val="nil"/>
                </w:tcBorders>
                <w:shd w:val="clear" w:color="auto" w:fill="auto"/>
                <w:vAlign w:val="center"/>
              </w:tcPr>
            </w:tcPrChange>
          </w:tcPr>
          <w:p>
            <w:pPr>
              <w:spacing w:line="360" w:lineRule="auto"/>
              <w:rPr>
                <w:rFonts w:ascii="仿宋" w:hAnsi="仿宋" w:eastAsia="仿宋" w:cs="仿宋"/>
                <w:color w:val="000000" w:themeColor="text1"/>
                <w:szCs w:val="21"/>
                <w:lang w:bidi="ar"/>
                <w14:textFill>
                  <w14:solidFill>
                    <w14:schemeClr w14:val="tx1"/>
                  </w14:solidFill>
                </w14:textFill>
              </w:rPr>
            </w:pPr>
            <w:r>
              <w:rPr>
                <w:rFonts w:hint="eastAsia" w:ascii="仿宋" w:hAnsi="仿宋" w:eastAsia="仿宋" w:cs="仿宋"/>
                <w:color w:val="000000" w:themeColor="text1"/>
                <w:szCs w:val="21"/>
                <w:lang w:bidi="ar"/>
                <w14:textFill>
                  <w14:solidFill>
                    <w14:schemeClr w14:val="tx1"/>
                  </w14:solidFill>
                </w14:textFill>
              </w:rPr>
              <w:t>统计某渠道从合作日起至</w:t>
            </w:r>
            <w:r>
              <w:rPr>
                <w:rFonts w:ascii="仿宋" w:hAnsi="仿宋" w:eastAsia="仿宋" w:cs="仿宋"/>
                <w:color w:val="000000" w:themeColor="text1"/>
                <w:szCs w:val="21"/>
                <w:lang w:bidi="ar"/>
                <w14:textFill>
                  <w14:solidFill>
                    <w14:schemeClr w14:val="tx1"/>
                  </w14:solidFill>
                </w14:textFill>
              </w:rPr>
              <w:t>当月</w:t>
            </w:r>
            <w:r>
              <w:rPr>
                <w:rFonts w:hint="eastAsia" w:ascii="仿宋" w:hAnsi="仿宋" w:eastAsia="仿宋" w:cs="仿宋"/>
                <w:color w:val="000000" w:themeColor="text1"/>
                <w:szCs w:val="21"/>
                <w:lang w:bidi="ar"/>
                <w14:textFill>
                  <w14:solidFill>
                    <w14:schemeClr w14:val="tx1"/>
                  </w14:solidFill>
                </w14:textFill>
              </w:rPr>
              <w:t>月底的累计</w:t>
            </w:r>
            <w:r>
              <w:rPr>
                <w:rFonts w:ascii="仿宋" w:hAnsi="仿宋" w:eastAsia="仿宋" w:cs="仿宋"/>
                <w:color w:val="000000" w:themeColor="text1"/>
                <w:szCs w:val="21"/>
                <w:lang w:bidi="ar"/>
                <w14:textFill>
                  <w14:solidFill>
                    <w14:schemeClr w14:val="tx1"/>
                  </w14:solidFill>
                </w14:textFill>
              </w:rPr>
              <w:t>年</w:t>
            </w:r>
            <w:r>
              <w:rPr>
                <w:rFonts w:hint="eastAsia" w:ascii="仿宋" w:hAnsi="仿宋" w:eastAsia="仿宋" w:cs="仿宋"/>
                <w:color w:val="000000" w:themeColor="text1"/>
                <w:szCs w:val="21"/>
                <w:lang w:bidi="ar"/>
                <w14:textFill>
                  <w14:solidFill>
                    <w14:schemeClr w14:val="tx1"/>
                  </w14:solidFill>
                </w14:textFill>
              </w:rPr>
              <w:t>回款金额，</w:t>
            </w:r>
            <w:r>
              <w:rPr>
                <w:rFonts w:ascii="仿宋" w:hAnsi="仿宋" w:eastAsia="仿宋" w:cs="仿宋"/>
                <w:color w:val="000000" w:themeColor="text1"/>
                <w:szCs w:val="21"/>
                <w:lang w:bidi="ar"/>
                <w14:textFill>
                  <w14:solidFill>
                    <w14:schemeClr w14:val="tx1"/>
                  </w14:solidFill>
                </w14:textFill>
              </w:rPr>
              <w:t>累计年回款金额分为不同阶梯，每一阶梯对应不同佣金比例，当月合作费分阶梯累计计算。</w:t>
            </w:r>
          </w:p>
          <w:p>
            <w:pPr>
              <w:spacing w:line="360" w:lineRule="auto"/>
              <w:rPr>
                <w:rFonts w:ascii="仿宋" w:hAnsi="仿宋" w:eastAsia="仿宋" w:cs="仿宋"/>
                <w:color w:val="000000" w:themeColor="text1"/>
                <w:szCs w:val="21"/>
                <w:lang w:bidi="ar"/>
                <w14:textFill>
                  <w14:solidFill>
                    <w14:schemeClr w14:val="tx1"/>
                  </w14:solidFill>
                </w14:textFill>
              </w:rPr>
            </w:pPr>
            <w:r>
              <w:rPr>
                <w:rFonts w:ascii="仿宋" w:hAnsi="仿宋" w:eastAsia="仿宋" w:cs="仿宋"/>
                <w:szCs w:val="21"/>
                <w:lang w:bidi="ar"/>
              </w:rPr>
              <w:t>合作费=佣金比例*回款金额</w:t>
            </w:r>
          </w:p>
          <w:p>
            <w:pPr>
              <w:spacing w:line="360" w:lineRule="auto"/>
              <w:rPr>
                <w:rFonts w:ascii="仿宋" w:hAnsi="仿宋" w:eastAsia="仿宋" w:cs="仿宋"/>
                <w:color w:val="000000" w:themeColor="text1"/>
                <w:szCs w:val="21"/>
                <w:lang w:bidi="ar"/>
                <w14:textFill>
                  <w14:solidFill>
                    <w14:schemeClr w14:val="tx1"/>
                  </w14:solidFill>
                </w14:textFill>
              </w:rPr>
            </w:pPr>
            <w:r>
              <w:rPr>
                <w:rFonts w:ascii="仿宋" w:hAnsi="仿宋" w:eastAsia="仿宋" w:cs="仿宋"/>
                <w:color w:val="000000" w:themeColor="text1"/>
                <w:szCs w:val="21"/>
                <w:lang w:bidi="ar"/>
                <w14:textFill>
                  <w14:solidFill>
                    <w14:schemeClr w14:val="tx1"/>
                  </w14:solidFill>
                </w14:textFill>
              </w:rPr>
              <w:t>例：</w:t>
            </w:r>
            <w:r>
              <w:rPr>
                <w:rFonts w:hint="eastAsia" w:ascii="仿宋" w:hAnsi="仿宋" w:eastAsia="仿宋" w:cs="仿宋"/>
                <w:color w:val="000000" w:themeColor="text1"/>
                <w:szCs w:val="21"/>
                <w:lang w:bidi="ar"/>
                <w14:textFill>
                  <w14:solidFill>
                    <w14:schemeClr w14:val="tx1"/>
                  </w14:solidFill>
                </w14:textFill>
              </w:rPr>
              <w:t>某渠道在3月份回款60W，合作日起</w:t>
            </w:r>
            <w:r>
              <w:rPr>
                <w:rFonts w:ascii="仿宋" w:hAnsi="仿宋" w:eastAsia="仿宋" w:cs="仿宋"/>
                <w:color w:val="000000" w:themeColor="text1"/>
                <w:szCs w:val="21"/>
                <w:lang w:bidi="ar"/>
                <w14:textFill>
                  <w14:solidFill>
                    <w14:schemeClr w14:val="tx1"/>
                  </w14:solidFill>
                </w14:textFill>
              </w:rPr>
              <w:t>至3月底</w:t>
            </w:r>
            <w:r>
              <w:rPr>
                <w:rFonts w:hint="eastAsia" w:ascii="仿宋" w:hAnsi="仿宋" w:eastAsia="仿宋" w:cs="仿宋"/>
                <w:color w:val="000000" w:themeColor="text1"/>
                <w:szCs w:val="21"/>
                <w:lang w:bidi="ar"/>
                <w14:textFill>
                  <w14:solidFill>
                    <w14:schemeClr w14:val="tx1"/>
                  </w14:solidFill>
                </w14:textFill>
              </w:rPr>
              <w:t>累计年回款150W，则3月份佣金=50*3</w:t>
            </w:r>
            <w:r>
              <w:rPr>
                <w:rFonts w:ascii="仿宋" w:hAnsi="仿宋" w:eastAsia="仿宋" w:cs="仿宋"/>
                <w:color w:val="000000" w:themeColor="text1"/>
                <w:szCs w:val="21"/>
                <w:lang w:bidi="ar"/>
                <w14:textFill>
                  <w14:solidFill>
                    <w14:schemeClr w14:val="tx1"/>
                  </w14:solidFill>
                </w14:textFill>
              </w:rPr>
              <w:t>0</w:t>
            </w:r>
            <w:r>
              <w:rPr>
                <w:rFonts w:hint="eastAsia" w:ascii="仿宋" w:hAnsi="仿宋" w:eastAsia="仿宋" w:cs="仿宋"/>
                <w:color w:val="000000" w:themeColor="text1"/>
                <w:szCs w:val="21"/>
                <w:lang w:bidi="ar"/>
                <w14:textFill>
                  <w14:solidFill>
                    <w14:schemeClr w14:val="tx1"/>
                  </w14:solidFill>
                </w14:textFill>
              </w:rPr>
              <w:t>%+10*</w:t>
            </w:r>
            <w:r>
              <w:rPr>
                <w:rFonts w:ascii="仿宋" w:hAnsi="仿宋" w:eastAsia="仿宋" w:cs="仿宋"/>
                <w:color w:val="000000" w:themeColor="text1"/>
                <w:szCs w:val="21"/>
                <w:lang w:bidi="ar"/>
                <w14:textFill>
                  <w14:solidFill>
                    <w14:schemeClr w14:val="tx1"/>
                  </w14:solidFill>
                </w14:textFill>
              </w:rPr>
              <w:t>25</w:t>
            </w:r>
            <w:r>
              <w:rPr>
                <w:rFonts w:hint="eastAsia" w:ascii="仿宋" w:hAnsi="仿宋" w:eastAsia="仿宋" w:cs="仿宋"/>
                <w:color w:val="000000" w:themeColor="text1"/>
                <w:szCs w:val="21"/>
                <w:lang w:bidi="ar"/>
                <w14:textFill>
                  <w14:solidFill>
                    <w14:schemeClr w14:val="tx1"/>
                  </w14:solidFill>
                </w14:textFill>
              </w:rPr>
              <w:t>%</w:t>
            </w:r>
          </w:p>
          <w:p>
            <w:pPr>
              <w:spacing w:line="360" w:lineRule="auto"/>
              <w:rPr>
                <w:rFonts w:ascii="仿宋" w:hAnsi="仿宋" w:eastAsia="仿宋" w:cs="仿宋"/>
                <w:color w:val="000000" w:themeColor="text1"/>
                <w:szCs w:val="21"/>
                <w:lang w:bidi="ar"/>
                <w14:textFill>
                  <w14:solidFill>
                    <w14:schemeClr w14:val="tx1"/>
                  </w14:solidFill>
                </w14:textFill>
              </w:rPr>
            </w:pPr>
            <w:r>
              <w:rPr>
                <w:rFonts w:ascii="仿宋" w:hAnsi="仿宋" w:eastAsia="仿宋" w:cs="仿宋"/>
                <w:color w:val="0070C0"/>
                <w:szCs w:val="21"/>
                <w:lang w:bidi="ar"/>
              </w:rPr>
              <w:t>注：续签回款金额不记录年回款金额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8" w:author="望大薇" w:date="2023-12-04T15:5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trHeight w:val="695" w:hRule="atLeast"/>
          <w:jc w:val="center"/>
          <w:trPrChange w:id="148" w:author="望大薇" w:date="2023-12-04T15:55:51Z">
            <w:trPr>
              <w:cantSplit/>
              <w:trHeight w:val="695" w:hRule="atLeast"/>
              <w:jc w:val="center"/>
            </w:trPr>
          </w:trPrChange>
        </w:trPr>
        <w:tc>
          <w:tcPr>
            <w:tcW w:w="3318" w:type="dxa"/>
            <w:vMerge w:val="continue"/>
            <w:tcBorders>
              <w:right w:val="single" w:color="auto" w:sz="4" w:space="0"/>
            </w:tcBorders>
            <w:tcPrChange w:id="149" w:author="望大薇" w:date="2023-12-04T15:55:51Z">
              <w:tcPr>
                <w:tcW w:w="2709" w:type="dxa"/>
                <w:vMerge w:val="continue"/>
                <w:tcBorders>
                  <w:right w:val="single" w:color="auto" w:sz="4" w:space="0"/>
                </w:tcBorders>
              </w:tcPr>
            </w:tcPrChange>
          </w:tcPr>
          <w:p>
            <w:pPr>
              <w:spacing w:line="360" w:lineRule="auto"/>
              <w:jc w:val="center"/>
              <w:rPr>
                <w:rFonts w:ascii="仿宋" w:hAnsi="仿宋" w:eastAsia="仿宋" w:cs="仿宋"/>
                <w:color w:val="000000" w:themeColor="text1"/>
                <w:szCs w:val="21"/>
                <w:u w:val="single" w:color="000000"/>
                <w:lang w:bidi="ar"/>
                <w14:textFill>
                  <w14:solidFill>
                    <w14:schemeClr w14:val="tx1"/>
                  </w14:solidFill>
                </w14:textFill>
              </w:rPr>
            </w:pPr>
          </w:p>
        </w:tc>
        <w:tc>
          <w:tcPr>
            <w:tcW w:w="2325" w:type="dxa"/>
            <w:tcBorders>
              <w:top w:val="single" w:color="auto" w:sz="4" w:space="0"/>
              <w:bottom w:val="single" w:color="auto" w:sz="4" w:space="0"/>
              <w:right w:val="single" w:color="auto" w:sz="4" w:space="0"/>
            </w:tcBorders>
            <w:shd w:val="clear" w:color="auto" w:fill="auto"/>
            <w:vAlign w:val="center"/>
            <w:tcPrChange w:id="150" w:author="望大薇" w:date="2023-12-04T15:55:51Z">
              <w:tcPr>
                <w:tcW w:w="2709" w:type="dxa"/>
                <w:tcBorders>
                  <w:top w:val="single" w:color="auto" w:sz="4" w:space="0"/>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u w:val="single" w:color="000000"/>
                <w:lang w:bidi="ar"/>
                <w14:textFill>
                  <w14:solidFill>
                    <w14:schemeClr w14:val="tx1"/>
                  </w14:solidFill>
                </w14:textFill>
              </w:rPr>
              <w:t>5</w:t>
            </w:r>
            <w:r>
              <w:rPr>
                <w:rFonts w:ascii="仿宋" w:hAnsi="仿宋" w:eastAsia="仿宋" w:cs="仿宋"/>
                <w:color w:val="000000" w:themeColor="text1"/>
                <w:szCs w:val="21"/>
                <w:u w:val="single" w:color="000000"/>
                <w:lang w:bidi="ar"/>
                <w14:textFill>
                  <w14:solidFill>
                    <w14:schemeClr w14:val="tx1"/>
                  </w14:solidFill>
                </w14:textFill>
              </w:rPr>
              <w:t>0～</w:t>
            </w:r>
            <w:r>
              <w:rPr>
                <w:rFonts w:hint="eastAsia" w:ascii="仿宋" w:hAnsi="仿宋" w:eastAsia="仿宋" w:cs="仿宋"/>
                <w:color w:val="000000" w:themeColor="text1"/>
                <w:szCs w:val="21"/>
                <w:u w:val="single" w:color="000000"/>
                <w:lang w:bidi="ar"/>
                <w14:textFill>
                  <w14:solidFill>
                    <w14:schemeClr w14:val="tx1"/>
                  </w14:solidFill>
                </w14:textFill>
              </w:rPr>
              <w:t>100</w:t>
            </w:r>
            <w:r>
              <w:rPr>
                <w:rFonts w:ascii="仿宋" w:hAnsi="仿宋" w:eastAsia="仿宋" w:cs="仿宋"/>
                <w:color w:val="000000" w:themeColor="text1"/>
                <w:szCs w:val="21"/>
                <w:u w:val="single" w:color="000000"/>
                <w:lang w:bidi="ar"/>
                <w14:textFill>
                  <w14:solidFill>
                    <w14:schemeClr w14:val="tx1"/>
                  </w14:solidFill>
                </w14:textFill>
              </w:rPr>
              <w:t>部分</w:t>
            </w:r>
            <w:r>
              <w:rPr>
                <w:rFonts w:ascii="仿宋" w:hAnsi="仿宋" w:eastAsia="仿宋" w:cs="仿宋"/>
                <w:color w:val="000000" w:themeColor="text1"/>
                <w:szCs w:val="21"/>
                <w:lang w:bidi="ar"/>
                <w14:textFill>
                  <w14:solidFill>
                    <w14:schemeClr w14:val="tx1"/>
                  </w14:solidFill>
                </w14:textFill>
              </w:rPr>
              <w:t>（含）</w:t>
            </w:r>
          </w:p>
        </w:tc>
        <w:tc>
          <w:tcPr>
            <w:tcW w:w="1058" w:type="dxa"/>
            <w:tcBorders>
              <w:top w:val="single" w:color="auto" w:sz="4" w:space="0"/>
              <w:left w:val="nil"/>
              <w:bottom w:val="single" w:color="auto" w:sz="4" w:space="0"/>
              <w:right w:val="single" w:color="auto" w:sz="4" w:space="0"/>
            </w:tcBorders>
            <w:shd w:val="clear" w:color="auto" w:fill="auto"/>
            <w:vAlign w:val="center"/>
            <w:tcPrChange w:id="151" w:author="望大薇" w:date="2023-12-04T15:55:51Z">
              <w:tcPr>
                <w:tcW w:w="1492" w:type="dxa"/>
                <w:tcBorders>
                  <w:top w:val="single" w:color="auto" w:sz="4" w:space="0"/>
                  <w:left w:val="nil"/>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14:textFill>
                  <w14:solidFill>
                    <w14:schemeClr w14:val="tx1"/>
                  </w14:solidFill>
                </w14:textFill>
              </w:rPr>
            </w:pPr>
            <w:r>
              <w:rPr>
                <w:rFonts w:ascii="仿宋" w:hAnsi="仿宋" w:eastAsia="仿宋" w:cs="仿宋"/>
                <w:color w:val="000000" w:themeColor="text1"/>
                <w:szCs w:val="21"/>
                <w:lang w:bidi="ar"/>
                <w14:textFill>
                  <w14:solidFill>
                    <w14:schemeClr w14:val="tx1"/>
                  </w14:solidFill>
                </w14:textFill>
              </w:rPr>
              <w:t>2</w:t>
            </w:r>
            <w:bookmarkStart w:id="0" w:name="_GoBack"/>
            <w:bookmarkEnd w:id="0"/>
            <w:r>
              <w:rPr>
                <w:rFonts w:ascii="仿宋" w:hAnsi="仿宋" w:eastAsia="仿宋" w:cs="仿宋"/>
                <w:color w:val="000000" w:themeColor="text1"/>
                <w:szCs w:val="21"/>
                <w:lang w:bidi="ar"/>
                <w14:textFill>
                  <w14:solidFill>
                    <w14:schemeClr w14:val="tx1"/>
                  </w14:solidFill>
                </w14:textFill>
              </w:rPr>
              <w:t>5%</w:t>
            </w:r>
          </w:p>
        </w:tc>
        <w:tc>
          <w:tcPr>
            <w:tcW w:w="3872" w:type="dxa"/>
            <w:vMerge w:val="continue"/>
            <w:tcBorders>
              <w:left w:val="nil"/>
            </w:tcBorders>
            <w:shd w:val="clear" w:color="auto" w:fill="auto"/>
            <w:vAlign w:val="center"/>
            <w:tcPrChange w:id="152" w:author="望大薇" w:date="2023-12-04T15:55:51Z">
              <w:tcPr>
                <w:tcW w:w="4158" w:type="dxa"/>
                <w:vMerge w:val="continue"/>
                <w:tcBorders>
                  <w:left w:val="nil"/>
                </w:tcBorders>
                <w:shd w:val="clear" w:color="auto" w:fill="auto"/>
                <w:vAlign w:val="center"/>
              </w:tcPr>
            </w:tcPrChange>
          </w:tcPr>
          <w:p>
            <w:pPr>
              <w:rPr>
                <w:color w:val="000000" w:themeColor="text1"/>
                <w:sz w:val="20"/>
                <w:szCs w:val="20"/>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3" w:author="望大薇" w:date="2023-12-04T15:5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trHeight w:val="996" w:hRule="atLeast"/>
          <w:jc w:val="center"/>
          <w:trPrChange w:id="153" w:author="望大薇" w:date="2023-12-04T15:55:51Z">
            <w:trPr>
              <w:cantSplit/>
              <w:trHeight w:val="996" w:hRule="atLeast"/>
              <w:jc w:val="center"/>
            </w:trPr>
          </w:trPrChange>
        </w:trPr>
        <w:tc>
          <w:tcPr>
            <w:tcW w:w="3318" w:type="dxa"/>
            <w:vMerge w:val="continue"/>
            <w:tcBorders>
              <w:right w:val="single" w:color="auto" w:sz="4" w:space="0"/>
            </w:tcBorders>
            <w:tcPrChange w:id="154" w:author="望大薇" w:date="2023-12-04T15:55:51Z">
              <w:tcPr>
                <w:tcW w:w="2709" w:type="dxa"/>
                <w:vMerge w:val="continue"/>
                <w:tcBorders>
                  <w:right w:val="single" w:color="auto" w:sz="4" w:space="0"/>
                </w:tcBorders>
              </w:tcPr>
            </w:tcPrChange>
          </w:tcPr>
          <w:p>
            <w:pPr>
              <w:spacing w:line="360" w:lineRule="auto"/>
              <w:jc w:val="center"/>
              <w:rPr>
                <w:rFonts w:ascii="仿宋" w:hAnsi="仿宋" w:eastAsia="仿宋" w:cs="仿宋"/>
                <w:color w:val="000000" w:themeColor="text1"/>
                <w:szCs w:val="21"/>
                <w:u w:val="single" w:color="000000"/>
                <w:lang w:bidi="ar"/>
                <w14:textFill>
                  <w14:solidFill>
                    <w14:schemeClr w14:val="tx1"/>
                  </w14:solidFill>
                </w14:textFill>
              </w:rPr>
            </w:pPr>
          </w:p>
        </w:tc>
        <w:tc>
          <w:tcPr>
            <w:tcW w:w="2325" w:type="dxa"/>
            <w:tcBorders>
              <w:top w:val="single" w:color="auto" w:sz="4" w:space="0"/>
              <w:bottom w:val="single" w:color="auto" w:sz="4" w:space="0"/>
              <w:right w:val="single" w:color="auto" w:sz="4" w:space="0"/>
            </w:tcBorders>
            <w:shd w:val="clear" w:color="auto" w:fill="auto"/>
            <w:vAlign w:val="center"/>
            <w:tcPrChange w:id="155" w:author="望大薇" w:date="2023-12-04T15:55:51Z">
              <w:tcPr>
                <w:tcW w:w="2709" w:type="dxa"/>
                <w:tcBorders>
                  <w:top w:val="single" w:color="auto" w:sz="4" w:space="0"/>
                  <w:bottom w:val="single" w:color="auto" w:sz="4" w:space="0"/>
                  <w:right w:val="single" w:color="auto" w:sz="4" w:space="0"/>
                </w:tcBorders>
                <w:shd w:val="clear" w:color="auto" w:fill="auto"/>
                <w:vAlign w:val="center"/>
              </w:tcPr>
            </w:tcPrChange>
          </w:tcPr>
          <w:p>
            <w:pPr>
              <w:spacing w:line="360" w:lineRule="auto"/>
              <w:jc w:val="center"/>
              <w:rPr>
                <w:rFonts w:hint="eastAsia" w:ascii="仿宋" w:hAnsi="仿宋" w:eastAsia="仿宋" w:cs="仿宋"/>
                <w:color w:val="000000" w:themeColor="text1"/>
                <w:szCs w:val="21"/>
                <w14:textFill>
                  <w14:solidFill>
                    <w14:schemeClr w14:val="tx1"/>
                  </w14:solidFill>
                </w14:textFill>
              </w:rPr>
            </w:pPr>
            <w:r>
              <w:rPr>
                <w:rFonts w:hint="eastAsia" w:ascii="仿宋" w:hAnsi="仿宋" w:eastAsia="仿宋" w:cs="仿宋"/>
                <w:color w:val="000000" w:themeColor="text1"/>
                <w:szCs w:val="21"/>
                <w:u w:val="single" w:color="000000"/>
                <w:lang w:bidi="ar"/>
                <w14:textFill>
                  <w14:solidFill>
                    <w14:schemeClr w14:val="tx1"/>
                  </w14:solidFill>
                </w14:textFill>
              </w:rPr>
              <w:t>10</w:t>
            </w:r>
            <w:r>
              <w:rPr>
                <w:rFonts w:ascii="仿宋" w:hAnsi="仿宋" w:eastAsia="仿宋" w:cs="仿宋"/>
                <w:color w:val="000000" w:themeColor="text1"/>
                <w:szCs w:val="21"/>
                <w:u w:val="single" w:color="000000"/>
                <w:lang w:bidi="ar"/>
                <w14:textFill>
                  <w14:solidFill>
                    <w14:schemeClr w14:val="tx1"/>
                  </w14:solidFill>
                </w14:textFill>
              </w:rPr>
              <w:t>0</w:t>
            </w:r>
            <w:r>
              <w:rPr>
                <w:rFonts w:hint="eastAsia" w:ascii="仿宋" w:hAnsi="仿宋" w:eastAsia="仿宋" w:cs="仿宋"/>
                <w:color w:val="000000" w:themeColor="text1"/>
                <w:szCs w:val="21"/>
                <w:u w:val="single" w:color="000000"/>
                <w:lang w:bidi="ar"/>
                <w14:textFill>
                  <w14:solidFill>
                    <w14:schemeClr w14:val="tx1"/>
                  </w14:solidFill>
                </w14:textFill>
              </w:rPr>
              <w:t>以上</w:t>
            </w:r>
            <w:r>
              <w:rPr>
                <w:rFonts w:ascii="仿宋" w:hAnsi="仿宋" w:eastAsia="仿宋" w:cs="仿宋"/>
                <w:color w:val="000000" w:themeColor="text1"/>
                <w:szCs w:val="21"/>
                <w:u w:val="single" w:color="000000"/>
                <w:lang w:bidi="ar"/>
                <w14:textFill>
                  <w14:solidFill>
                    <w14:schemeClr w14:val="tx1"/>
                  </w14:solidFill>
                </w14:textFill>
              </w:rPr>
              <w:t>部分</w:t>
            </w:r>
          </w:p>
        </w:tc>
        <w:tc>
          <w:tcPr>
            <w:tcW w:w="1058" w:type="dxa"/>
            <w:tcBorders>
              <w:top w:val="single" w:color="auto" w:sz="4" w:space="0"/>
              <w:left w:val="nil"/>
              <w:bottom w:val="single" w:color="auto" w:sz="4" w:space="0"/>
              <w:right w:val="single" w:color="auto" w:sz="4" w:space="0"/>
            </w:tcBorders>
            <w:shd w:val="clear" w:color="auto" w:fill="auto"/>
            <w:vAlign w:val="center"/>
            <w:tcPrChange w:id="156" w:author="望大薇" w:date="2023-12-04T15:55:51Z">
              <w:tcPr>
                <w:tcW w:w="1492" w:type="dxa"/>
                <w:tcBorders>
                  <w:top w:val="single" w:color="auto" w:sz="4" w:space="0"/>
                  <w:left w:val="nil"/>
                  <w:bottom w:val="single" w:color="auto" w:sz="4" w:space="0"/>
                  <w:right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14:textFill>
                  <w14:solidFill>
                    <w14:schemeClr w14:val="tx1"/>
                  </w14:solidFill>
                </w14:textFill>
              </w:rPr>
            </w:pPr>
            <w:r>
              <w:rPr>
                <w:rFonts w:ascii="仿宋" w:hAnsi="仿宋" w:eastAsia="仿宋" w:cs="仿宋"/>
                <w:color w:val="000000" w:themeColor="text1"/>
                <w:szCs w:val="21"/>
                <w:lang w:bidi="ar"/>
                <w14:textFill>
                  <w14:solidFill>
                    <w14:schemeClr w14:val="tx1"/>
                  </w14:solidFill>
                </w14:textFill>
              </w:rPr>
              <w:t>30%</w:t>
            </w:r>
          </w:p>
        </w:tc>
        <w:tc>
          <w:tcPr>
            <w:tcW w:w="3872" w:type="dxa"/>
            <w:vMerge w:val="continue"/>
            <w:tcBorders>
              <w:left w:val="nil"/>
            </w:tcBorders>
            <w:shd w:val="clear" w:color="auto" w:fill="auto"/>
            <w:vAlign w:val="center"/>
            <w:tcPrChange w:id="157" w:author="望大薇" w:date="2023-12-04T15:55:51Z">
              <w:tcPr>
                <w:tcW w:w="4158" w:type="dxa"/>
                <w:vMerge w:val="continue"/>
                <w:tcBorders>
                  <w:left w:val="nil"/>
                </w:tcBorders>
                <w:shd w:val="clear" w:color="auto" w:fill="auto"/>
                <w:vAlign w:val="center"/>
              </w:tcPr>
            </w:tcPrChange>
          </w:tcPr>
          <w:p>
            <w:pPr>
              <w:rPr>
                <w:color w:val="000000" w:themeColor="text1"/>
                <w:sz w:val="20"/>
                <w:szCs w:val="20"/>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8" w:author="望大薇" w:date="2023-12-04T15:55:5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trHeight w:val="868" w:hRule="atLeast"/>
          <w:jc w:val="center"/>
          <w:trPrChange w:id="158" w:author="望大薇" w:date="2023-12-04T15:55:51Z">
            <w:trPr>
              <w:cantSplit/>
              <w:trHeight w:val="868" w:hRule="atLeast"/>
              <w:jc w:val="center"/>
            </w:trPr>
          </w:trPrChange>
        </w:trPr>
        <w:tc>
          <w:tcPr>
            <w:tcW w:w="3318" w:type="dxa"/>
            <w:tcBorders>
              <w:top w:val="single" w:color="auto" w:sz="4" w:space="0"/>
              <w:right w:val="single" w:color="auto" w:sz="4" w:space="0"/>
            </w:tcBorders>
            <w:tcPrChange w:id="159" w:author="望大薇" w:date="2023-12-04T15:55:51Z">
              <w:tcPr>
                <w:tcW w:w="2709" w:type="dxa"/>
                <w:tcBorders>
                  <w:top w:val="single" w:color="auto" w:sz="4" w:space="0"/>
                  <w:right w:val="single" w:color="auto" w:sz="4" w:space="0"/>
                </w:tcBorders>
              </w:tcPr>
            </w:tcPrChange>
          </w:tcPr>
          <w:p>
            <w:pPr>
              <w:spacing w:line="360" w:lineRule="auto"/>
              <w:jc w:val="center"/>
              <w:rPr>
                <w:rFonts w:ascii="仿宋" w:hAnsi="仿宋" w:eastAsia="仿宋" w:cs="仿宋"/>
                <w:color w:val="000000" w:themeColor="text1"/>
                <w:szCs w:val="21"/>
                <w:lang w:bidi="ar"/>
                <w14:textFill>
                  <w14:solidFill>
                    <w14:schemeClr w14:val="tx1"/>
                  </w14:solidFill>
                </w14:textFill>
              </w:rPr>
            </w:pPr>
            <w:r>
              <w:rPr>
                <w:rFonts w:hint="eastAsia" w:ascii="仿宋" w:hAnsi="仿宋" w:eastAsia="仿宋" w:cs="仿宋"/>
                <w:color w:val="000000" w:themeColor="text1"/>
                <w:szCs w:val="21"/>
                <w:lang w:bidi="ar"/>
                <w14:textFill>
                  <w14:solidFill>
                    <w14:schemeClr w14:val="tx1"/>
                  </w14:solidFill>
                </w14:textFill>
              </w:rPr>
              <w:t>*实施定制部分</w:t>
            </w:r>
          </w:p>
        </w:tc>
        <w:tc>
          <w:tcPr>
            <w:tcW w:w="7255" w:type="dxa"/>
            <w:gridSpan w:val="3"/>
            <w:tcBorders>
              <w:top w:val="single" w:color="auto" w:sz="4" w:space="0"/>
            </w:tcBorders>
            <w:shd w:val="clear" w:color="auto" w:fill="auto"/>
            <w:vAlign w:val="center"/>
            <w:tcPrChange w:id="160" w:author="望大薇" w:date="2023-12-04T15:55:51Z">
              <w:tcPr>
                <w:tcW w:w="8359" w:type="dxa"/>
                <w:gridSpan w:val="3"/>
                <w:tcBorders>
                  <w:top w:val="single" w:color="auto" w:sz="4" w:space="0"/>
                </w:tcBorders>
                <w:shd w:val="clear" w:color="auto" w:fill="auto"/>
                <w:vAlign w:val="center"/>
              </w:tcPr>
            </w:tcPrChange>
          </w:tcPr>
          <w:p>
            <w:pPr>
              <w:spacing w:line="360" w:lineRule="auto"/>
              <w:jc w:val="center"/>
              <w:rPr>
                <w:rFonts w:ascii="仿宋" w:hAnsi="仿宋" w:eastAsia="仿宋" w:cs="仿宋"/>
                <w:color w:val="000000" w:themeColor="text1"/>
                <w:szCs w:val="21"/>
                <w:lang w:bidi="ar"/>
                <w14:textFill>
                  <w14:solidFill>
                    <w14:schemeClr w14:val="tx1"/>
                  </w14:solidFill>
                </w14:textFill>
              </w:rPr>
            </w:pPr>
            <w:r>
              <w:rPr>
                <w:rFonts w:hint="eastAsia" w:ascii="仿宋" w:hAnsi="仿宋" w:eastAsia="仿宋" w:cs="仿宋"/>
                <w:color w:val="000000" w:themeColor="text1"/>
                <w:szCs w:val="21"/>
                <w:lang w:bidi="ar"/>
                <w14:textFill>
                  <w14:solidFill>
                    <w14:schemeClr w14:val="tx1"/>
                  </w14:solidFill>
                </w14:textFill>
              </w:rPr>
              <w:t>如项目含有实施定制部分，则实施定制部分不返佣，只针对</w:t>
            </w:r>
            <w:ins w:id="161" w:author="望大薇" w:date="2023-12-04T15:53:40Z">
              <w:r>
                <w:rPr>
                  <w:rFonts w:hint="eastAsia" w:ascii="仿宋" w:hAnsi="仿宋" w:eastAsia="仿宋" w:cs="仿宋"/>
                  <w:color w:val="000000" w:themeColor="text1"/>
                  <w:szCs w:val="21"/>
                  <w:lang w:val="en-US" w:eastAsia="zh-CN" w:bidi="ar"/>
                  <w14:textFill>
                    <w14:solidFill>
                      <w14:schemeClr w14:val="tx1"/>
                    </w14:solidFill>
                  </w14:textFill>
                </w:rPr>
                <w:t>符合要求</w:t>
              </w:r>
            </w:ins>
            <w:ins w:id="162" w:author="望大薇" w:date="2023-12-04T15:53:47Z">
              <w:r>
                <w:rPr>
                  <w:rFonts w:hint="eastAsia" w:ascii="仿宋" w:hAnsi="仿宋" w:eastAsia="仿宋" w:cs="仿宋"/>
                  <w:color w:val="000000" w:themeColor="text1"/>
                  <w:szCs w:val="21"/>
                  <w:lang w:val="en-US" w:eastAsia="zh-CN" w:bidi="ar"/>
                  <w14:textFill>
                    <w14:solidFill>
                      <w14:schemeClr w14:val="tx1"/>
                    </w14:solidFill>
                  </w14:textFill>
                </w:rPr>
                <w:t>的</w:t>
              </w:r>
            </w:ins>
            <w:r>
              <w:rPr>
                <w:rFonts w:hint="eastAsia" w:ascii="仿宋" w:hAnsi="仿宋" w:eastAsia="仿宋" w:cs="仿宋"/>
                <w:color w:val="000000" w:themeColor="text1"/>
                <w:szCs w:val="21"/>
                <w:lang w:bidi="ar"/>
                <w14:textFill>
                  <w14:solidFill>
                    <w14:schemeClr w14:val="tx1"/>
                  </w14:solidFill>
                </w14:textFill>
              </w:rPr>
              <w:t>标准产品部分返佣，且实施定制部分不计入业绩</w:t>
            </w:r>
          </w:p>
        </w:tc>
      </w:tr>
    </w:tbl>
    <w:p>
      <w:pPr>
        <w:spacing w:line="360" w:lineRule="auto"/>
        <w:ind w:firstLine="421"/>
        <w:jc w:val="left"/>
        <w:rPr>
          <w:rFonts w:hint="eastAsia" w:ascii="仿宋" w:hAnsi="仿宋" w:eastAsia="仿宋" w:cs="仿宋"/>
          <w:szCs w:val="21"/>
          <w:lang w:val="en-US" w:eastAsia="zh-CN" w:bidi="ar"/>
        </w:rPr>
      </w:pPr>
    </w:p>
    <w:p>
      <w:pPr>
        <w:rPr>
          <w:rFonts w:ascii="仿宋" w:hAnsi="仿宋" w:eastAsia="仿宋" w:cs="仿宋"/>
          <w:szCs w:val="21"/>
        </w:rPr>
      </w:pPr>
    </w:p>
    <w:p>
      <w:pPr>
        <w:spacing w:line="360" w:lineRule="auto"/>
        <w:ind w:left="420" w:leftChars="200"/>
        <w:jc w:val="left"/>
        <w:rPr>
          <w:rFonts w:ascii="仿宋" w:hAnsi="仿宋" w:eastAsia="仿宋" w:cs="仿宋"/>
          <w:b/>
          <w:szCs w:val="21"/>
        </w:rPr>
      </w:pPr>
      <w:r>
        <w:rPr>
          <w:rFonts w:ascii="仿宋" w:hAnsi="仿宋" w:eastAsia="仿宋" w:cs="仿宋"/>
          <w:szCs w:val="21"/>
          <w:lang w:bidi="ar"/>
        </w:rPr>
        <w:t>2.4结算方式</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若乙方</w:t>
      </w:r>
      <w:r>
        <w:rPr>
          <w:rFonts w:hint="eastAsia" w:ascii="仿宋" w:hAnsi="仿宋" w:eastAsia="仿宋" w:cs="仿宋"/>
          <w:szCs w:val="21"/>
        </w:rPr>
        <w:t>开发并促成客户</w:t>
      </w:r>
      <w:r>
        <w:rPr>
          <w:rFonts w:ascii="仿宋" w:hAnsi="仿宋" w:eastAsia="仿宋" w:cs="仿宋"/>
          <w:szCs w:val="21"/>
        </w:rPr>
        <w:t>与甲方签订的</w:t>
      </w:r>
      <w:r>
        <w:rPr>
          <w:rFonts w:hint="eastAsia" w:ascii="仿宋" w:hAnsi="仿宋" w:eastAsia="仿宋" w:cs="仿宋"/>
          <w:szCs w:val="21"/>
          <w:lang w:bidi="ar"/>
        </w:rPr>
        <w:t>影刀服务协议书</w:t>
      </w:r>
      <w:r>
        <w:rPr>
          <w:rFonts w:ascii="仿宋" w:hAnsi="仿宋" w:eastAsia="仿宋" w:cs="仿宋"/>
          <w:szCs w:val="21"/>
          <w:lang w:bidi="ar"/>
        </w:rPr>
        <w:t>中约定客户一次性付款，则甲方收到款项后，将一次性与乙方结算合作费；若</w:t>
      </w:r>
      <w:r>
        <w:rPr>
          <w:rFonts w:hint="eastAsia" w:ascii="仿宋" w:hAnsi="仿宋" w:eastAsia="仿宋" w:cs="仿宋"/>
          <w:szCs w:val="21"/>
          <w:lang w:bidi="ar"/>
        </w:rPr>
        <w:t>影刀服务协议书</w:t>
      </w:r>
      <w:r>
        <w:rPr>
          <w:rFonts w:ascii="仿宋" w:hAnsi="仿宋" w:eastAsia="仿宋" w:cs="仿宋"/>
          <w:szCs w:val="21"/>
          <w:lang w:bidi="ar"/>
        </w:rPr>
        <w:t>中约定客户分期付款，则甲方也将根据客户的付款进度分期与乙方结算合作费（即客户根据</w:t>
      </w:r>
      <w:r>
        <w:rPr>
          <w:rFonts w:hint="eastAsia" w:ascii="仿宋" w:hAnsi="仿宋" w:eastAsia="仿宋" w:cs="仿宋"/>
          <w:szCs w:val="21"/>
          <w:lang w:bidi="ar"/>
        </w:rPr>
        <w:t>影刀服务协议书</w:t>
      </w:r>
      <w:r>
        <w:rPr>
          <w:rFonts w:ascii="仿宋" w:hAnsi="仿宋" w:eastAsia="仿宋" w:cs="仿宋"/>
          <w:szCs w:val="21"/>
          <w:lang w:bidi="ar"/>
        </w:rPr>
        <w:t>的约定分期方式将款项支付至甲方账户后，甲方根据该客户所支付费用占总费用的比例向乙方分期支付合作费），例如：</w:t>
      </w:r>
      <w:r>
        <w:rPr>
          <w:rFonts w:ascii="仿宋" w:hAnsi="仿宋" w:eastAsia="仿宋" w:cs="仿宋"/>
          <w:kern w:val="0"/>
          <w:szCs w:val="21"/>
          <w:lang w:bidi="ar"/>
        </w:rPr>
        <w:t>客户按</w:t>
      </w:r>
      <w:r>
        <w:rPr>
          <w:rFonts w:hint="eastAsia" w:ascii="仿宋" w:hAnsi="仿宋" w:eastAsia="仿宋" w:cs="仿宋"/>
          <w:szCs w:val="21"/>
          <w:lang w:bidi="ar"/>
        </w:rPr>
        <w:t>影刀服务协议书</w:t>
      </w:r>
      <w:r>
        <w:rPr>
          <w:rFonts w:ascii="仿宋" w:hAnsi="仿宋" w:eastAsia="仿宋" w:cs="仿宋"/>
          <w:szCs w:val="21"/>
          <w:lang w:bidi="ar"/>
        </w:rPr>
        <w:t>中约定第一期付款总款项的50%，则甲方支付乙方第一期总合作费的50%</w:t>
      </w:r>
      <w:r>
        <w:rPr>
          <w:rFonts w:ascii="仿宋" w:hAnsi="仿宋" w:eastAsia="仿宋" w:cs="仿宋"/>
          <w:kern w:val="0"/>
          <w:szCs w:val="21"/>
          <w:lang w:bidi="ar"/>
        </w:rPr>
        <w:t>。</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每次结算之前，甲方会向乙方出具结算清单，乙方确认结算清单的内容无误后，打印结算清单并加盖公章，连同等额的</w:t>
      </w:r>
      <w:r>
        <w:rPr>
          <w:rFonts w:hint="eastAsia" w:ascii="仿宋" w:hAnsi="仿宋" w:eastAsia="仿宋" w:cs="仿宋"/>
          <w:color w:val="000000" w:themeColor="text1"/>
          <w:szCs w:val="21"/>
          <w:lang w:bidi="ar"/>
          <w14:textFill>
            <w14:solidFill>
              <w14:schemeClr w14:val="tx1"/>
            </w14:solidFill>
          </w14:textFill>
        </w:rPr>
        <w:t>发票</w:t>
      </w:r>
      <w:r>
        <w:rPr>
          <w:rFonts w:ascii="仿宋" w:hAnsi="仿宋" w:eastAsia="仿宋" w:cs="仿宋"/>
          <w:szCs w:val="21"/>
          <w:lang w:bidi="ar"/>
        </w:rPr>
        <w:t>送达甲方，甲方在收到结算清单及发票后的10个工作日内（遇节假日顺延）将相应合作费支付给乙方。</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2.5若乙方开具的发票不合格或延迟开具发票的，甲方有权延迟支付应付款项直至收到乙方开具的合格发票，甲方对此不承担任何违约责任，且乙方的各项合同义务仍应按照合同约定履行。</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三、退款订单合作费结算</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3.1客户与甲方签订</w:t>
      </w:r>
      <w:r>
        <w:rPr>
          <w:rFonts w:hint="eastAsia" w:ascii="仿宋" w:hAnsi="仿宋" w:eastAsia="仿宋" w:cs="仿宋"/>
          <w:szCs w:val="21"/>
          <w:lang w:bidi="ar"/>
        </w:rPr>
        <w:t>影刀服务协议书</w:t>
      </w:r>
      <w:r>
        <w:rPr>
          <w:rFonts w:ascii="仿宋" w:hAnsi="仿宋" w:eastAsia="仿宋" w:cs="仿宋"/>
          <w:szCs w:val="21"/>
          <w:lang w:bidi="ar"/>
        </w:rPr>
        <w:t>并支付全部款项后客户退款的，或客户与</w:t>
      </w:r>
      <w:r>
        <w:rPr>
          <w:rFonts w:hint="eastAsia" w:ascii="仿宋" w:hAnsi="仿宋" w:eastAsia="仿宋" w:cs="仿宋"/>
          <w:szCs w:val="21"/>
          <w:lang w:bidi="ar"/>
        </w:rPr>
        <w:t>乙</w:t>
      </w:r>
      <w:r>
        <w:rPr>
          <w:rFonts w:ascii="仿宋" w:hAnsi="仿宋" w:eastAsia="仿宋" w:cs="仿宋"/>
          <w:szCs w:val="21"/>
          <w:lang w:bidi="ar"/>
        </w:rPr>
        <w:t>方签订</w:t>
      </w:r>
      <w:r>
        <w:rPr>
          <w:rFonts w:hint="eastAsia" w:ascii="仿宋" w:hAnsi="仿宋" w:eastAsia="仿宋" w:cs="仿宋"/>
          <w:szCs w:val="21"/>
          <w:lang w:bidi="ar"/>
        </w:rPr>
        <w:t>影刀服务协议书</w:t>
      </w:r>
      <w:r>
        <w:rPr>
          <w:rFonts w:ascii="仿宋" w:hAnsi="仿宋" w:eastAsia="仿宋" w:cs="仿宋"/>
          <w:szCs w:val="21"/>
          <w:lang w:bidi="ar"/>
        </w:rPr>
        <w:t>并支付部分款项后客户退款的，则在甲方退还客户该项目下款项后，乙方需要原路退还该项目下甲方已支付乙方的合作费用。</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3.2若客户在本合同第1条1.2款约定的合作期满后退款的，则甲方将书面</w:t>
      </w:r>
      <w:r>
        <w:rPr>
          <w:rFonts w:hint="eastAsia" w:ascii="仿宋" w:hAnsi="仿宋" w:eastAsia="仿宋" w:cs="仿宋"/>
          <w:szCs w:val="21"/>
          <w:lang w:eastAsia="zh-CN" w:bidi="ar"/>
        </w:rPr>
        <w:t>（</w:t>
      </w:r>
      <w:r>
        <w:rPr>
          <w:rFonts w:hint="eastAsia" w:ascii="仿宋" w:hAnsi="仿宋" w:eastAsia="仿宋" w:cs="仿宋"/>
          <w:szCs w:val="21"/>
          <w:lang w:val="en-US" w:eastAsia="zh-CN" w:bidi="ar"/>
        </w:rPr>
        <w:t>含邮件，短信，微信或者电话</w:t>
      </w:r>
      <w:r>
        <w:rPr>
          <w:rFonts w:hint="eastAsia" w:ascii="仿宋" w:hAnsi="仿宋" w:eastAsia="仿宋" w:cs="仿宋"/>
          <w:szCs w:val="21"/>
          <w:lang w:eastAsia="zh-CN" w:bidi="ar"/>
        </w:rPr>
        <w:t>）</w:t>
      </w:r>
      <w:r>
        <w:rPr>
          <w:rFonts w:ascii="仿宋" w:hAnsi="仿宋" w:eastAsia="仿宋" w:cs="仿宋"/>
          <w:szCs w:val="21"/>
          <w:lang w:bidi="ar"/>
        </w:rPr>
        <w:t>通知乙方，乙方应在收到甲方的书面通知[</w:t>
      </w:r>
      <w:r>
        <w:rPr>
          <w:rFonts w:hint="eastAsia" w:ascii="仿宋" w:hAnsi="仿宋" w:eastAsia="仿宋" w:cs="仿宋"/>
          <w:szCs w:val="21"/>
          <w:lang w:val="en-US" w:eastAsia="zh-CN" w:bidi="ar"/>
        </w:rPr>
        <w:t>若甲方以邮件形式通知的，则乙方的邮箱（         ）收到甲方发出的邮件之日视为乙方已收到；</w:t>
      </w:r>
      <w:r>
        <w:rPr>
          <w:rFonts w:ascii="仿宋" w:hAnsi="仿宋" w:eastAsia="仿宋" w:cs="仿宋"/>
          <w:szCs w:val="21"/>
          <w:lang w:bidi="ar"/>
        </w:rPr>
        <w:t>若甲方以</w:t>
      </w:r>
      <w:r>
        <w:rPr>
          <w:rFonts w:hint="eastAsia" w:ascii="仿宋" w:hAnsi="仿宋" w:eastAsia="仿宋" w:cs="仿宋"/>
          <w:szCs w:val="21"/>
          <w:lang w:val="en-US" w:eastAsia="zh-CN" w:bidi="ar"/>
        </w:rPr>
        <w:t>短信、电话</w:t>
      </w:r>
      <w:r>
        <w:rPr>
          <w:rFonts w:ascii="仿宋" w:hAnsi="仿宋" w:eastAsia="仿宋" w:cs="仿宋"/>
          <w:szCs w:val="21"/>
          <w:lang w:bidi="ar"/>
        </w:rPr>
        <w:t>形式通知的，则乙方的</w:t>
      </w:r>
      <w:r>
        <w:rPr>
          <w:rFonts w:hint="eastAsia" w:ascii="仿宋" w:hAnsi="仿宋" w:eastAsia="仿宋" w:cs="仿宋"/>
          <w:szCs w:val="21"/>
          <w:lang w:val="en-US" w:eastAsia="zh-CN" w:bidi="ar"/>
        </w:rPr>
        <w:t>文首联系方式</w:t>
      </w:r>
      <w:r>
        <w:rPr>
          <w:rFonts w:ascii="仿宋" w:hAnsi="仿宋" w:eastAsia="仿宋" w:cs="仿宋"/>
          <w:szCs w:val="21"/>
          <w:lang w:bidi="ar"/>
        </w:rPr>
        <w:t>收到甲方</w:t>
      </w:r>
      <w:r>
        <w:rPr>
          <w:rFonts w:hint="eastAsia" w:ascii="仿宋" w:hAnsi="仿宋" w:eastAsia="仿宋" w:cs="仿宋"/>
          <w:szCs w:val="21"/>
          <w:lang w:val="en-US" w:eastAsia="zh-CN" w:bidi="ar"/>
        </w:rPr>
        <w:t>的通知</w:t>
      </w:r>
      <w:r>
        <w:rPr>
          <w:rFonts w:ascii="仿宋" w:hAnsi="仿宋" w:eastAsia="仿宋" w:cs="仿宋"/>
          <w:szCs w:val="21"/>
          <w:lang w:bidi="ar"/>
        </w:rPr>
        <w:t>之日视为乙方已收到；若甲方以快递形式邮寄通知的，则乙方的签收或拒收甲方快件之日视为乙方已收到]之日起10个工作日内向甲方退还该退款客户所对应的合作费。本条款中甲乙双方所应承担的义务不因本合同第1条1.2款约定的合作期限届满而终止。</w:t>
      </w:r>
    </w:p>
    <w:p>
      <w:pPr>
        <w:spacing w:line="360" w:lineRule="auto"/>
        <w:ind w:left="210" w:leftChars="100" w:firstLine="421"/>
        <w:jc w:val="left"/>
        <w:rPr>
          <w:rFonts w:ascii="仿宋" w:hAnsi="仿宋" w:eastAsia="仿宋" w:cs="仿宋"/>
          <w:szCs w:val="21"/>
          <w:lang w:bidi="ar"/>
        </w:rPr>
      </w:pP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四、权利与义务</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4.1 甲方权利与义务</w:t>
      </w:r>
    </w:p>
    <w:p>
      <w:pPr>
        <w:spacing w:line="360" w:lineRule="auto"/>
        <w:ind w:firstLine="420" w:firstLineChars="200"/>
        <w:jc w:val="left"/>
        <w:rPr>
          <w:rFonts w:ascii="仿宋" w:hAnsi="仿宋" w:eastAsia="仿宋" w:cs="仿宋"/>
          <w:szCs w:val="21"/>
          <w:lang w:bidi="ar"/>
        </w:rPr>
      </w:pPr>
      <w:r>
        <w:rPr>
          <w:rFonts w:ascii="仿宋" w:hAnsi="仿宋" w:eastAsia="仿宋" w:cs="仿宋"/>
          <w:szCs w:val="21"/>
          <w:lang w:bidi="ar"/>
        </w:rPr>
        <w:t>4.1.1 按照本协议第二条的约定按时向乙方支付合作费</w:t>
      </w:r>
    </w:p>
    <w:p>
      <w:pPr>
        <w:spacing w:line="360" w:lineRule="auto"/>
        <w:ind w:firstLine="420" w:firstLineChars="200"/>
        <w:jc w:val="left"/>
        <w:rPr>
          <w:rFonts w:ascii="仿宋" w:hAnsi="仿宋" w:eastAsia="仿宋" w:cs="仿宋"/>
          <w:szCs w:val="21"/>
          <w:lang w:bidi="ar"/>
        </w:rPr>
      </w:pPr>
      <w:r>
        <w:rPr>
          <w:rFonts w:ascii="仿宋" w:hAnsi="仿宋" w:eastAsia="仿宋" w:cs="仿宋"/>
          <w:szCs w:val="21"/>
          <w:lang w:bidi="ar"/>
        </w:rPr>
        <w:t>4.1.2如</w:t>
      </w:r>
      <w:r>
        <w:rPr>
          <w:rFonts w:hint="eastAsia" w:ascii="仿宋" w:hAnsi="仿宋" w:eastAsia="仿宋" w:cs="仿宋"/>
          <w:szCs w:val="21"/>
          <w:lang w:bidi="ar"/>
        </w:rPr>
        <w:t>影刀服务协议书</w:t>
      </w:r>
      <w:r>
        <w:rPr>
          <w:rFonts w:ascii="仿宋" w:hAnsi="仿宋" w:eastAsia="仿宋" w:cs="仿宋"/>
          <w:szCs w:val="21"/>
          <w:lang w:bidi="ar"/>
        </w:rPr>
        <w:t>未签约成功或客户未按合同约定支付相应款项，则甲方没有义务向乙方支付合作费。</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4.2 乙方权利与义务</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4.2.1按照本协议的约定，尽力促成甲方与有效客户签订</w:t>
      </w:r>
      <w:r>
        <w:rPr>
          <w:rFonts w:hint="eastAsia" w:ascii="仿宋" w:hAnsi="仿宋" w:eastAsia="仿宋" w:cs="仿宋"/>
          <w:szCs w:val="21"/>
          <w:lang w:bidi="ar"/>
        </w:rPr>
        <w:t>影刀服务协议书</w:t>
      </w:r>
      <w:r>
        <w:rPr>
          <w:rFonts w:ascii="仿宋" w:hAnsi="仿宋" w:eastAsia="仿宋" w:cs="仿宋"/>
          <w:szCs w:val="21"/>
          <w:lang w:bidi="ar"/>
        </w:rPr>
        <w:t>。</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4.2.2在甲方与客户签订</w:t>
      </w:r>
      <w:r>
        <w:rPr>
          <w:rFonts w:hint="eastAsia" w:ascii="仿宋" w:hAnsi="仿宋" w:eastAsia="仿宋" w:cs="仿宋"/>
          <w:szCs w:val="21"/>
          <w:lang w:bidi="ar"/>
        </w:rPr>
        <w:t>影刀服务协议书</w:t>
      </w:r>
      <w:r>
        <w:rPr>
          <w:rFonts w:ascii="仿宋" w:hAnsi="仿宋" w:eastAsia="仿宋" w:cs="仿宋"/>
          <w:szCs w:val="21"/>
          <w:lang w:bidi="ar"/>
        </w:rPr>
        <w:t>后，乙方应促成客户按</w:t>
      </w:r>
      <w:r>
        <w:rPr>
          <w:rFonts w:hint="eastAsia" w:ascii="仿宋" w:hAnsi="仿宋" w:eastAsia="仿宋" w:cs="仿宋"/>
          <w:szCs w:val="21"/>
          <w:lang w:bidi="ar"/>
        </w:rPr>
        <w:t>影刀服务协议书</w:t>
      </w:r>
      <w:r>
        <w:rPr>
          <w:rFonts w:ascii="仿宋" w:hAnsi="仿宋" w:eastAsia="仿宋" w:cs="仿宋"/>
          <w:szCs w:val="21"/>
          <w:lang w:bidi="ar"/>
        </w:rPr>
        <w:t>约定向甲方支付合同款项。</w:t>
      </w:r>
    </w:p>
    <w:p>
      <w:pPr>
        <w:spacing w:line="360" w:lineRule="auto"/>
        <w:ind w:firstLine="420" w:firstLineChars="200"/>
        <w:jc w:val="left"/>
        <w:rPr>
          <w:rFonts w:ascii="仿宋" w:hAnsi="仿宋" w:eastAsia="仿宋" w:cs="仿宋"/>
          <w:color w:val="000000" w:themeColor="text1"/>
          <w:szCs w:val="21"/>
          <w14:textFill>
            <w14:solidFill>
              <w14:schemeClr w14:val="tx1"/>
            </w14:solidFill>
          </w14:textFill>
        </w:rPr>
      </w:pPr>
      <w:r>
        <w:rPr>
          <w:rFonts w:ascii="仿宋" w:hAnsi="仿宋" w:eastAsia="仿宋" w:cs="仿宋"/>
          <w:szCs w:val="21"/>
          <w:lang w:bidi="ar"/>
        </w:rPr>
        <w:t>4.2.3</w:t>
      </w:r>
      <w:r>
        <w:rPr>
          <w:rFonts w:ascii="仿宋" w:hAnsi="仿宋" w:eastAsia="仿宋" w:cs="仿宋"/>
          <w:color w:val="000000" w:themeColor="text1"/>
          <w:szCs w:val="21"/>
          <w:lang w:bidi="ar"/>
          <w14:textFill>
            <w14:solidFill>
              <w14:schemeClr w14:val="tx1"/>
            </w14:solidFill>
          </w14:textFill>
        </w:rPr>
        <w:t>本协议有效期内，乙方不得和任何与甲方</w:t>
      </w:r>
      <w:r>
        <w:rPr>
          <w:rFonts w:hint="eastAsia" w:ascii="仿宋" w:hAnsi="仿宋" w:eastAsia="仿宋" w:cs="仿宋"/>
          <w:color w:val="000000" w:themeColor="text1"/>
          <w:szCs w:val="21"/>
          <w:lang w:bidi="ar"/>
          <w14:textFill>
            <w14:solidFill>
              <w14:schemeClr w14:val="tx1"/>
            </w14:solidFill>
          </w14:textFill>
        </w:rPr>
        <w:t>RPA</w:t>
      </w:r>
      <w:r>
        <w:rPr>
          <w:rFonts w:ascii="仿宋" w:hAnsi="仿宋" w:eastAsia="仿宋" w:cs="仿宋"/>
          <w:color w:val="000000" w:themeColor="text1"/>
          <w:szCs w:val="21"/>
          <w:lang w:bidi="ar"/>
          <w14:textFill>
            <w14:solidFill>
              <w14:schemeClr w14:val="tx1"/>
            </w14:solidFill>
          </w14:textFill>
        </w:rPr>
        <w:t>产品相关的构成直接商业竞争关系的企业、商业机构或组织等进行相同或者类似本协议内容的合作，否则甲方有权随时取消合作并终止本协议，且乙方应承担甲方由此遭受损失的赔偿责任。</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4.2.4当出现多家经销商竞争同一客户情形时，甲方将以各经销商在甲方成功报备的有效客户时间先后为依据作为处理决定，乙方同意遵守该处理决定。</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4.2.5乙方同意遵守《</w:t>
      </w:r>
      <w:r>
        <w:rPr>
          <w:rFonts w:hint="eastAsia" w:ascii="仿宋" w:hAnsi="仿宋" w:eastAsia="仿宋" w:cs="仿宋"/>
          <w:szCs w:val="21"/>
          <w:lang w:bidi="ar"/>
        </w:rPr>
        <w:t>影刀RPA</w:t>
      </w:r>
      <w:r>
        <w:rPr>
          <w:rFonts w:ascii="仿宋" w:hAnsi="仿宋" w:eastAsia="仿宋" w:cs="仿宋"/>
          <w:szCs w:val="21"/>
          <w:lang w:bidi="ar"/>
        </w:rPr>
        <w:t>产品渠道合作政策》等甲方制定的管理制度，这些制度为本协议的组成部分，经甲乙双方协商通过后，乙方同意遵守。</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4.2.6乙方不能代表甲方作出任何担保、承诺以及订立契约、合同或其他对甲方有约束力的协议、文件等，否则乙方应对此造成的甲方或第三方的损失承担赔偿责任。·</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4.2.7未经甲方书面同意，乙方不得擅自转让本合同权利及义务或以合作的方式进行变相转让，否则甲方有权提前终止本协议，并可要求乙方赔偿甲方损失。</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4.2.8乙方不得通过任何途径获取甲方的客户、正在跟进中的意向客户的信息资源，途径包括但不限于从甲方、甲方分公司或子公司、甲方关联公司以及前述主体的员工处获得甲方的客户、正在跟进中的意向客户的信息等。否则，从乙方出现上述行为的当月起，乙方的销售额（即乙方开发并促成客户直接与甲方签署</w:t>
      </w:r>
      <w:r>
        <w:rPr>
          <w:rFonts w:hint="eastAsia" w:ascii="仿宋" w:hAnsi="仿宋" w:eastAsia="仿宋" w:cs="仿宋"/>
          <w:szCs w:val="21"/>
          <w:lang w:bidi="ar"/>
        </w:rPr>
        <w:t>影刀服务协议书</w:t>
      </w:r>
      <w:r>
        <w:rPr>
          <w:rFonts w:ascii="仿宋" w:hAnsi="仿宋" w:eastAsia="仿宋" w:cs="仿宋"/>
          <w:szCs w:val="21"/>
          <w:lang w:bidi="ar"/>
        </w:rPr>
        <w:t>的金额）全部清零，甲方无须再与乙方进行合作费结算；若在销售额应清零的期间甲乙双方已进行合作费结算的，乙方应将已结算的合作费退还甲方，且甲方有权单方解除本协议。</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五．知识产权保护</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5.1</w:t>
      </w:r>
      <w:r>
        <w:rPr>
          <w:rFonts w:ascii="仿宋" w:hAnsi="仿宋" w:eastAsia="仿宋" w:cs="仿宋"/>
          <w:szCs w:val="21"/>
          <w:lang w:bidi="ar"/>
        </w:rPr>
        <w:t xml:space="preserve"> 本协议项下，</w:t>
      </w:r>
      <w:r>
        <w:rPr>
          <w:rFonts w:ascii="仿宋" w:hAnsi="仿宋" w:eastAsia="仿宋" w:cs="Arial"/>
          <w:szCs w:val="21"/>
          <w:lang w:bidi="ar"/>
        </w:rPr>
        <w:t>“</w:t>
      </w:r>
      <w:r>
        <w:rPr>
          <w:rFonts w:hint="eastAsia" w:ascii="仿宋" w:hAnsi="仿宋" w:eastAsia="仿宋" w:cs="Arial"/>
          <w:szCs w:val="21"/>
          <w:lang w:bidi="ar"/>
        </w:rPr>
        <w:t>分叉智能</w:t>
      </w:r>
      <w:r>
        <w:rPr>
          <w:rFonts w:ascii="仿宋" w:hAnsi="仿宋" w:eastAsia="仿宋" w:cs="Arial"/>
          <w:szCs w:val="21"/>
          <w:lang w:bidi="ar"/>
        </w:rPr>
        <w:t>”、“</w:t>
      </w:r>
      <w:r>
        <w:rPr>
          <w:rFonts w:hint="eastAsia" w:ascii="仿宋" w:hAnsi="仿宋" w:eastAsia="仿宋" w:cs="Arial"/>
          <w:szCs w:val="21"/>
          <w:lang w:bidi="ar"/>
        </w:rPr>
        <w:t>影刀RPA</w:t>
      </w:r>
      <w:r>
        <w:rPr>
          <w:rFonts w:ascii="仿宋" w:hAnsi="仿宋" w:eastAsia="仿宋" w:cs="Arial"/>
          <w:szCs w:val="21"/>
          <w:lang w:bidi="ar"/>
        </w:rPr>
        <w:t>”、“</w:t>
      </w:r>
      <w:r>
        <w:rPr>
          <w:rFonts w:hint="eastAsia" w:ascii="仿宋" w:hAnsi="仿宋" w:eastAsia="仿宋" w:cs="Arial"/>
          <w:szCs w:val="21"/>
          <w:lang w:bidi="ar"/>
        </w:rPr>
        <w:t>影刀</w:t>
      </w:r>
      <w:r>
        <w:rPr>
          <w:rFonts w:ascii="仿宋" w:hAnsi="仿宋" w:eastAsia="仿宋" w:cs="Arial"/>
          <w:szCs w:val="21"/>
          <w:lang w:bidi="ar"/>
        </w:rPr>
        <w:t>”等</w:t>
      </w:r>
      <w:r>
        <w:rPr>
          <w:rFonts w:ascii="仿宋" w:hAnsi="仿宋" w:eastAsia="仿宋" w:cs="仿宋"/>
          <w:szCs w:val="21"/>
          <w:lang w:bidi="ar"/>
        </w:rPr>
        <w:t>是甲方及/或甲方关联公司的商标，乙方未经许可不得使用。</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5.2</w:t>
      </w:r>
      <w:r>
        <w:rPr>
          <w:rFonts w:ascii="仿宋" w:hAnsi="仿宋" w:eastAsia="仿宋" w:cs="仿宋"/>
          <w:szCs w:val="21"/>
          <w:lang w:bidi="ar"/>
        </w:rPr>
        <w:t xml:space="preserve"> 下列信息为双方各自的商业秘密：本协议内容、任何一方的财务状况、人力资源状况、产品技术资料（包括软件、数据、影像资料、技术方案、技术文件等）、软件产品销售或软件服务价格、客户名单、客户资料等，未经许可，任何一方在本协议期间内及本协议终止后均不得向第三方泄露、透露、披露，否则一方违约的，另一方有权解除本协议，且违约方应向另一方承担违约责任，包括但不限于承担另一方由此遭受损失的赔偿责任。</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5.3</w:t>
      </w:r>
      <w:r>
        <w:rPr>
          <w:rFonts w:ascii="仿宋" w:hAnsi="仿宋" w:eastAsia="仿宋" w:cs="仿宋"/>
          <w:szCs w:val="21"/>
          <w:lang w:bidi="ar"/>
        </w:rPr>
        <w:t xml:space="preserve"> 乙方同意，甲方提供给乙方的任何资料，除转成PDF文档发送给客户外，严禁泄漏给任何第三方。</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5.4</w:t>
      </w:r>
      <w:r>
        <w:rPr>
          <w:rFonts w:ascii="仿宋" w:hAnsi="仿宋" w:eastAsia="仿宋" w:cs="仿宋"/>
          <w:szCs w:val="21"/>
          <w:lang w:bidi="ar"/>
        </w:rPr>
        <w:t xml:space="preserve"> 乙方对甲方提供的产品及其相关文件，未经甲方书面同意，乙方不得有转让、复制、出租、出借、赠与、抄袭及修改等任何侵权行为。</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5.5</w:t>
      </w:r>
      <w:r>
        <w:rPr>
          <w:rFonts w:ascii="仿宋" w:hAnsi="仿宋" w:eastAsia="仿宋" w:cs="仿宋"/>
          <w:szCs w:val="21"/>
          <w:lang w:bidi="ar"/>
        </w:rPr>
        <w:t>乙方承诺，在本协议期间或协议终止后，未经甲方书面同意，绝不使用或注册任何与甲方及甲方的关联公司持有的商标或企业名称、字号等相同的、相似的、类似的、易混淆、易被公众误解的企业名称、字号、商标、域名、服务标识等。</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5.6</w:t>
      </w:r>
      <w:r>
        <w:rPr>
          <w:rFonts w:ascii="仿宋" w:hAnsi="仿宋" w:eastAsia="仿宋" w:cs="仿宋"/>
          <w:szCs w:val="21"/>
          <w:lang w:bidi="ar"/>
        </w:rPr>
        <w:t>乙方应尽最大努力保护甲方及甲方的关联公司的著作权、商标权等知识产权及其他权利（包括但不限于商誉权、名誉权、荣誉权、字号、名称权等）；若乙方注意到任何实际的或可能的侵犯甲方知识产权或其他权利的行为，应即书面通知甲方该侵权事项，采取一切合理措施阻止该侵权行为的发生并协助甲方处理该侵权行为。</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5.7</w:t>
      </w:r>
      <w:r>
        <w:rPr>
          <w:rFonts w:ascii="仿宋" w:hAnsi="仿宋" w:eastAsia="仿宋" w:cs="仿宋"/>
          <w:szCs w:val="21"/>
          <w:lang w:bidi="ar"/>
        </w:rPr>
        <w:t xml:space="preserve"> 乙方同意，若乙方违反</w:t>
      </w:r>
      <w:r>
        <w:rPr>
          <w:rFonts w:ascii="仿宋" w:hAnsi="仿宋" w:eastAsia="仿宋" w:cs="仿宋"/>
          <w:color w:val="000000" w:themeColor="text1"/>
          <w:szCs w:val="21"/>
          <w:lang w:bidi="ar"/>
          <w14:textFill>
            <w14:solidFill>
              <w14:schemeClr w14:val="tx1"/>
            </w14:solidFill>
          </w14:textFill>
        </w:rPr>
        <w:t>上述第六条第5.1款、5.2款、5.3款、5.4款、5.5款、5.6款</w:t>
      </w:r>
      <w:r>
        <w:rPr>
          <w:rFonts w:ascii="仿宋" w:hAnsi="仿宋" w:eastAsia="仿宋" w:cs="仿宋"/>
          <w:szCs w:val="21"/>
          <w:lang w:bidi="ar"/>
        </w:rPr>
        <w:t>有关保护甲方及甲方的关联公司知识产权的规定，将一次性向甲方支付违约金十万元人民币，给甲方造成损失的，还应赔偿甲方的损失，同时甲方有权单方面提前终止本协议。</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六、协议终止</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6.1  除本协议约定的其他可解除协议的情形之外，乙方有下列情形之一的，甲方同样有权单方面提前终止本协议，并可要求乙方赔偿甲方损失：</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6.1.1 未经甲方书面同意，以甲方名义签订合同的；</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6.1.2 连续</w:t>
      </w:r>
      <w:r>
        <w:rPr>
          <w:rFonts w:ascii="仿宋" w:hAnsi="仿宋" w:eastAsia="仿宋" w:cs="仿宋"/>
          <w:color w:val="000000" w:themeColor="text1"/>
          <w:szCs w:val="21"/>
          <w:lang w:bidi="ar"/>
          <w14:textFill>
            <w14:solidFill>
              <w14:schemeClr w14:val="tx1"/>
            </w14:solidFill>
          </w14:textFill>
        </w:rPr>
        <w:t>180天</w:t>
      </w:r>
      <w:r>
        <w:rPr>
          <w:rFonts w:ascii="仿宋" w:hAnsi="仿宋" w:eastAsia="仿宋" w:cs="仿宋"/>
          <w:szCs w:val="21"/>
          <w:lang w:bidi="ar"/>
        </w:rPr>
        <w:t>无客户签约或付款的；</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6.1.3不遵守甲方关于销售冲突所做出的处理决定的；</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6.1.4一个年度内因乙方原因出现重大</w:t>
      </w:r>
      <w:r>
        <w:rPr>
          <w:rFonts w:hint="eastAsia" w:ascii="仿宋" w:hAnsi="仿宋" w:eastAsia="仿宋" w:cs="仿宋"/>
          <w:szCs w:val="21"/>
          <w:lang w:bidi="ar"/>
        </w:rPr>
        <w:t>客户</w:t>
      </w:r>
      <w:r>
        <w:rPr>
          <w:rFonts w:ascii="仿宋" w:hAnsi="仿宋" w:eastAsia="仿宋" w:cs="仿宋"/>
          <w:szCs w:val="21"/>
          <w:lang w:bidi="ar"/>
        </w:rPr>
        <w:t>投诉的。</w:t>
      </w:r>
    </w:p>
    <w:p>
      <w:pPr>
        <w:spacing w:line="360" w:lineRule="auto"/>
        <w:ind w:firstLine="420"/>
        <w:jc w:val="left"/>
        <w:rPr>
          <w:rFonts w:ascii="仿宋" w:hAnsi="仿宋" w:eastAsia="仿宋" w:cs="仿宋"/>
          <w:b/>
          <w:szCs w:val="21"/>
        </w:rPr>
      </w:pPr>
      <w:r>
        <w:rPr>
          <w:rFonts w:ascii="仿宋" w:hAnsi="仿宋" w:eastAsia="仿宋" w:cs="仿宋"/>
          <w:szCs w:val="21"/>
          <w:lang w:bidi="ar"/>
        </w:rPr>
        <w:t>6.2 本协议终止后，乙方未经甲方许可再行销售本协议项的授权产品，视为侵权行为，应承担侵权责任。</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七、违约责任</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7.1甲、乙双方均需全面履行本合同的约定。除不可抗力外，任何一方不履行本合同的约定或其附属、补充条款的约定均视为该方对另一方的违约，违约方应对守约方承担违约责任。</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7.2甲方应按期支付乙方有关款项，否则，甲方应承担乙方由此遭受的直接经济损失。</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7.3若因乙方原因导致甲方遭受客户索赔，则乙方应赔偿客户及甲方的直接经济损失。</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7.4 若乙方泄露甲方的商业秘密，乙方应退回甲方已支付的所有费用并赔偿甲方的全部损失。</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7.5 若乙方未按合同3.1、3.2和4.2.8项中规定的退款情形退还甲方款项的，乙方需承担违约责任，除原路退还本应退还的款项外，还需要赔偿甲方由此遭受的直接经济损失。</w:t>
      </w:r>
    </w:p>
    <w:p>
      <w:pPr>
        <w:spacing w:line="360" w:lineRule="auto"/>
        <w:ind w:firstLine="422" w:firstLineChars="200"/>
        <w:jc w:val="left"/>
        <w:rPr>
          <w:rFonts w:ascii="仿宋" w:hAnsi="仿宋" w:eastAsia="仿宋" w:cs="仿宋"/>
          <w:b/>
          <w:szCs w:val="21"/>
        </w:rPr>
      </w:pPr>
      <w:r>
        <w:rPr>
          <w:rFonts w:ascii="仿宋" w:hAnsi="仿宋" w:eastAsia="仿宋" w:cs="仿宋"/>
          <w:b/>
          <w:szCs w:val="21"/>
          <w:lang w:bidi="ar"/>
        </w:rPr>
        <w:t>八、其它说明</w:t>
      </w:r>
    </w:p>
    <w:p>
      <w:pPr>
        <w:spacing w:line="360" w:lineRule="auto"/>
        <w:ind w:firstLine="422" w:firstLineChars="200"/>
        <w:jc w:val="left"/>
        <w:rPr>
          <w:rFonts w:ascii="仿宋" w:hAnsi="仿宋" w:eastAsia="仿宋" w:cs="Arial"/>
          <w:szCs w:val="21"/>
        </w:rPr>
      </w:pPr>
      <w:r>
        <w:rPr>
          <w:rFonts w:ascii="仿宋" w:hAnsi="仿宋" w:eastAsia="仿宋" w:cs="仿宋"/>
          <w:b/>
          <w:szCs w:val="21"/>
          <w:lang w:bidi="ar"/>
        </w:rPr>
        <w:t>8.1</w:t>
      </w:r>
      <w:r>
        <w:rPr>
          <w:rFonts w:ascii="仿宋" w:hAnsi="仿宋" w:eastAsia="仿宋" w:cs="仿宋"/>
          <w:szCs w:val="21"/>
          <w:lang w:bidi="ar"/>
        </w:rPr>
        <w:t xml:space="preserve"> 本协议的任何内容，均不在甲方与乙方之间构成合伙关系。乙方应对其自身的任何行为独立承担全部法律责任。</w:t>
      </w:r>
    </w:p>
    <w:p>
      <w:pPr>
        <w:spacing w:line="360" w:lineRule="auto"/>
        <w:ind w:firstLine="420" w:firstLineChars="200"/>
        <w:jc w:val="left"/>
        <w:rPr>
          <w:rFonts w:ascii="仿宋" w:hAnsi="仿宋" w:eastAsia="仿宋" w:cs="Arial"/>
          <w:szCs w:val="21"/>
        </w:rPr>
      </w:pPr>
      <w:r>
        <w:rPr>
          <w:rFonts w:ascii="仿宋" w:hAnsi="仿宋" w:eastAsia="仿宋" w:cs="Arial"/>
          <w:szCs w:val="21"/>
          <w:lang w:bidi="ar"/>
        </w:rPr>
        <w:t>8.2 任何一方均未授权对方在未经事先书面同意的情况下代表其从事任何行为。</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8.3 相关文件或通知，甲方以如下方式发出即视为已履行通知义务：以邮政挂号信件、特快专递或传真按本协议载明的地址寄出；通过电子邮件向乙方登记的邮箱地址发出。若一方通信或电子邮箱地址变更，则其应自变更之日起5日内书面通知对方。否则，由未通知方承担由此而引起的相关责任。</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 xml:space="preserve">8.4 </w:t>
      </w:r>
      <w:r>
        <w:rPr>
          <w:rFonts w:ascii="仿宋" w:hAnsi="仿宋" w:eastAsia="仿宋" w:cs="仿宋"/>
          <w:szCs w:val="21"/>
          <w:lang w:bidi="ar"/>
        </w:rPr>
        <w:t>双方应本着友好协商的原则，协商解决因协议引起的或与本协议有关的任何争议；协商解决不成的，任何一方可将争议提交甲方所在地人民法院。</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 xml:space="preserve">8.5 </w:t>
      </w:r>
      <w:r>
        <w:rPr>
          <w:rFonts w:ascii="仿宋" w:hAnsi="仿宋" w:eastAsia="仿宋" w:cs="仿宋"/>
          <w:szCs w:val="21"/>
          <w:lang w:bidi="ar"/>
        </w:rPr>
        <w:t>本协议一式</w:t>
      </w:r>
      <w:r>
        <w:rPr>
          <w:rFonts w:hint="eastAsia" w:ascii="仿宋" w:hAnsi="仿宋" w:eastAsia="仿宋" w:cs="仿宋"/>
          <w:szCs w:val="21"/>
          <w:lang w:bidi="ar"/>
        </w:rPr>
        <w:t>贰</w:t>
      </w:r>
      <w:r>
        <w:rPr>
          <w:rFonts w:ascii="仿宋" w:hAnsi="仿宋" w:eastAsia="仿宋" w:cs="仿宋"/>
          <w:szCs w:val="21"/>
          <w:lang w:bidi="ar"/>
        </w:rPr>
        <w:t>分，自双方盖章之日起生效，甲方执贰份、乙方执贰份，具有同等法律效力。</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8.6</w:t>
      </w:r>
      <w:r>
        <w:rPr>
          <w:rFonts w:ascii="仿宋" w:hAnsi="仿宋" w:eastAsia="仿宋" w:cs="仿宋"/>
          <w:szCs w:val="21"/>
          <w:lang w:bidi="ar"/>
        </w:rPr>
        <w:t>本合同未尽事宜，可由甲乙双方另行签订补充合同，补充合同与本合同具有同等法律效力，补充合同与本合同约定不一致的，以补充合同为准。</w:t>
      </w:r>
    </w:p>
    <w:p>
      <w:pPr>
        <w:spacing w:line="360" w:lineRule="auto"/>
        <w:ind w:firstLine="422" w:firstLineChars="200"/>
        <w:jc w:val="left"/>
        <w:rPr>
          <w:rFonts w:ascii="仿宋" w:hAnsi="仿宋" w:eastAsia="仿宋" w:cs="仿宋"/>
          <w:szCs w:val="21"/>
        </w:rPr>
      </w:pPr>
      <w:r>
        <w:rPr>
          <w:rFonts w:ascii="仿宋" w:hAnsi="仿宋" w:eastAsia="仿宋" w:cs="仿宋"/>
          <w:b/>
          <w:szCs w:val="21"/>
          <w:lang w:bidi="ar"/>
        </w:rPr>
        <w:t>8.7</w:t>
      </w:r>
      <w:r>
        <w:rPr>
          <w:rFonts w:ascii="仿宋" w:hAnsi="仿宋" w:eastAsia="仿宋" w:cs="仿宋"/>
          <w:szCs w:val="21"/>
          <w:lang w:bidi="ar"/>
        </w:rPr>
        <w:t>本合同附件为本合同不可分割的组成部分，与本合同具有同等法律效力。</w:t>
      </w:r>
    </w:p>
    <w:p>
      <w:pPr>
        <w:spacing w:line="360" w:lineRule="auto"/>
        <w:ind w:firstLine="420" w:firstLineChars="200"/>
        <w:jc w:val="left"/>
        <w:rPr>
          <w:rFonts w:ascii="仿宋" w:hAnsi="仿宋" w:eastAsia="仿宋" w:cs="仿宋"/>
          <w:szCs w:val="21"/>
        </w:rPr>
      </w:pPr>
      <w:r>
        <w:rPr>
          <w:rFonts w:ascii="仿宋" w:hAnsi="仿宋" w:eastAsia="仿宋" w:cs="仿宋"/>
          <w:szCs w:val="21"/>
          <w:lang w:bidi="ar"/>
        </w:rPr>
        <w:t>（以下无正文）</w:t>
      </w:r>
    </w:p>
    <w:p>
      <w:pPr>
        <w:spacing w:line="360" w:lineRule="auto"/>
        <w:ind w:firstLine="210" w:firstLineChars="100"/>
        <w:jc w:val="left"/>
        <w:rPr>
          <w:rFonts w:ascii="仿宋" w:hAnsi="仿宋" w:eastAsia="仿宋" w:cs="仿宋"/>
          <w:szCs w:val="21"/>
        </w:rPr>
      </w:pPr>
      <w:r>
        <w:rPr>
          <w:rFonts w:ascii="仿宋" w:hAnsi="仿宋" w:eastAsia="仿宋" w:cs="仿宋"/>
          <w:szCs w:val="21"/>
          <w:lang w:bidi="ar"/>
        </w:rPr>
        <w:t>甲方：</w:t>
      </w:r>
      <w:r>
        <w:rPr>
          <w:rFonts w:hint="eastAsia" w:ascii="仿宋" w:hAnsi="仿宋" w:eastAsia="仿宋" w:cs="仿宋"/>
          <w:szCs w:val="21"/>
          <w:lang w:bidi="ar"/>
        </w:rPr>
        <w:t>杭州分叉智能科技有限公司</w:t>
      </w:r>
      <w:r>
        <w:rPr>
          <w:rFonts w:ascii="仿宋" w:hAnsi="仿宋" w:eastAsia="仿宋" w:cs="仿宋"/>
          <w:szCs w:val="21"/>
          <w:lang w:bidi="ar"/>
        </w:rPr>
        <w:t xml:space="preserve">         乙方： </w:t>
      </w:r>
    </w:p>
    <w:p>
      <w:pPr>
        <w:spacing w:line="360" w:lineRule="auto"/>
        <w:ind w:firstLine="210" w:firstLineChars="100"/>
        <w:jc w:val="left"/>
        <w:rPr>
          <w:rFonts w:ascii="仿宋" w:hAnsi="仿宋" w:eastAsia="仿宋" w:cs="仿宋"/>
          <w:szCs w:val="21"/>
        </w:rPr>
      </w:pPr>
      <w:r>
        <w:rPr>
          <w:rFonts w:ascii="仿宋" w:hAnsi="仿宋" w:eastAsia="仿宋" w:cs="仿宋"/>
          <w:szCs w:val="21"/>
          <w:lang w:bidi="ar"/>
        </w:rPr>
        <w:t xml:space="preserve">                          </w:t>
      </w:r>
    </w:p>
    <w:p>
      <w:pPr>
        <w:ind w:firstLine="210" w:firstLineChars="100"/>
        <w:rPr>
          <w:rFonts w:ascii="仿宋" w:hAnsi="仿宋" w:eastAsia="仿宋" w:cs="Arial"/>
          <w:bCs/>
          <w:szCs w:val="21"/>
        </w:rPr>
      </w:pPr>
      <w:r>
        <w:rPr>
          <w:rFonts w:ascii="仿宋" w:hAnsi="仿宋" w:eastAsia="仿宋" w:cs="仿宋"/>
          <w:szCs w:val="21"/>
          <w:lang w:bidi="ar"/>
        </w:rPr>
        <w:t>签订时间：</w:t>
      </w:r>
      <w:r>
        <w:rPr>
          <w:rFonts w:hint="eastAsia" w:ascii="仿宋" w:hAnsi="仿宋" w:eastAsia="仿宋" w:cs="Arial"/>
          <w:szCs w:val="21"/>
          <w:lang w:val="en-US" w:eastAsia="zh-CN" w:bidi="ar"/>
        </w:rPr>
        <w:t>2023</w:t>
      </w:r>
      <w:r>
        <w:rPr>
          <w:rFonts w:ascii="仿宋" w:hAnsi="仿宋" w:eastAsia="仿宋" w:cs="Arial"/>
          <w:szCs w:val="21"/>
          <w:lang w:bidi="ar"/>
        </w:rPr>
        <w:t xml:space="preserve"> </w:t>
      </w:r>
      <w:r>
        <w:rPr>
          <w:rFonts w:ascii="仿宋" w:hAnsi="仿宋" w:eastAsia="仿宋" w:cs="仿宋"/>
          <w:szCs w:val="21"/>
          <w:lang w:bidi="ar"/>
        </w:rPr>
        <w:t>年</w:t>
      </w:r>
      <w:r>
        <w:rPr>
          <w:rFonts w:hint="eastAsia" w:ascii="仿宋" w:hAnsi="仿宋" w:eastAsia="仿宋" w:cs="Arial"/>
          <w:szCs w:val="21"/>
          <w:lang w:val="en-US" w:eastAsia="zh-CN" w:bidi="ar"/>
        </w:rPr>
        <w:t xml:space="preserve">  </w:t>
      </w:r>
      <w:r>
        <w:rPr>
          <w:rFonts w:ascii="仿宋" w:hAnsi="仿宋" w:eastAsia="仿宋" w:cs="仿宋"/>
          <w:szCs w:val="21"/>
          <w:lang w:bidi="ar"/>
        </w:rPr>
        <w:t>月</w:t>
      </w:r>
      <w:r>
        <w:rPr>
          <w:rFonts w:hint="eastAsia" w:ascii="仿宋" w:hAnsi="仿宋" w:eastAsia="仿宋" w:cs="Arial"/>
          <w:szCs w:val="21"/>
          <w:lang w:val="en-US" w:eastAsia="zh-CN" w:bidi="ar"/>
        </w:rPr>
        <w:t>1</w:t>
      </w:r>
      <w:r>
        <w:rPr>
          <w:rFonts w:ascii="仿宋" w:hAnsi="仿宋" w:eastAsia="仿宋" w:cs="仿宋"/>
          <w:szCs w:val="21"/>
          <w:lang w:bidi="ar"/>
        </w:rPr>
        <w:t>日</w:t>
      </w:r>
      <w:r>
        <w:rPr>
          <w:rFonts w:ascii="仿宋" w:hAnsi="仿宋" w:eastAsia="仿宋" w:cs="Arial"/>
          <w:szCs w:val="21"/>
          <w:lang w:bidi="ar"/>
        </w:rPr>
        <w:t xml:space="preserve">          </w:t>
      </w:r>
      <w:r>
        <w:rPr>
          <w:rFonts w:hint="eastAsia" w:ascii="仿宋" w:hAnsi="仿宋" w:eastAsia="仿宋" w:cs="Arial"/>
          <w:szCs w:val="21"/>
          <w:lang w:val="en-US" w:eastAsia="zh-CN" w:bidi="ar"/>
        </w:rPr>
        <w:t xml:space="preserve">    </w:t>
      </w:r>
      <w:r>
        <w:rPr>
          <w:rFonts w:ascii="仿宋" w:hAnsi="仿宋" w:eastAsia="仿宋" w:cs="仿宋"/>
          <w:szCs w:val="21"/>
          <w:lang w:bidi="ar"/>
        </w:rPr>
        <w:t>签订时间：</w:t>
      </w:r>
    </w:p>
    <w:p>
      <w:pPr>
        <w:rPr>
          <w:rFonts w:ascii="仿宋" w:hAnsi="仿宋" w:eastAsia="仿宋" w:cs="Arial"/>
          <w:bCs/>
          <w:szCs w:val="21"/>
        </w:rPr>
      </w:pPr>
    </w:p>
    <w:p>
      <w:pPr>
        <w:rPr>
          <w:rFonts w:ascii="仿宋" w:hAnsi="仿宋" w:eastAsia="仿宋" w:cs="Arial"/>
          <w:bCs/>
          <w:szCs w:val="21"/>
        </w:rPr>
      </w:pPr>
    </w:p>
    <w:p>
      <w:pPr>
        <w:rPr>
          <w:rFonts w:ascii="仿宋" w:hAnsi="仿宋" w:eastAsia="仿宋" w:cs="Arial"/>
          <w:bCs/>
          <w:szCs w:val="21"/>
        </w:rPr>
      </w:pPr>
    </w:p>
    <w:p>
      <w:pPr>
        <w:rPr>
          <w:rFonts w:ascii="仿宋" w:hAnsi="仿宋" w:eastAsia="仿宋" w:cs="Arial"/>
          <w:bCs/>
          <w:szCs w:val="21"/>
        </w:rPr>
      </w:pPr>
    </w:p>
    <w:p>
      <w:pPr>
        <w:rPr>
          <w:rFonts w:ascii="仿宋" w:hAnsi="仿宋" w:eastAsia="仿宋" w:cs="Arial"/>
          <w:bCs/>
          <w:szCs w:val="21"/>
        </w:rPr>
      </w:pPr>
    </w:p>
    <w:p>
      <w:pPr>
        <w:rPr>
          <w:rFonts w:ascii="仿宋" w:hAnsi="仿宋" w:eastAsia="仿宋" w:cs="Arial"/>
          <w:bCs/>
          <w:szCs w:val="21"/>
        </w:rPr>
      </w:pPr>
    </w:p>
    <w:p>
      <w:pPr>
        <w:rPr>
          <w:rFonts w:ascii="仿宋" w:hAnsi="仿宋" w:eastAsia="仿宋" w:cs="Arial"/>
          <w:bCs/>
          <w:szCs w:val="21"/>
        </w:rPr>
      </w:pPr>
    </w:p>
    <w:p>
      <w:pPr>
        <w:jc w:val="left"/>
        <w:rPr>
          <w:rFonts w:ascii="仿宋" w:hAnsi="仿宋" w:eastAsia="仿宋" w:cs="仿宋"/>
        </w:rPr>
      </w:pPr>
    </w:p>
    <w:sectPr>
      <w:pgSz w:w="11850" w:h="16838"/>
      <w:pgMar w:top="1417" w:right="1134" w:bottom="1417" w:left="1134" w:header="851" w:footer="992" w:gutter="0"/>
      <w:pgNumType w:fmt="numberInDash"/>
      <w:cols w:space="72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思源黑体 CN">
    <w:altName w:val="黑体"/>
    <w:panose1 w:val="00000000000000000000"/>
    <w:charset w:val="86"/>
    <w:family w:val="auto"/>
    <w:pitch w:val="default"/>
    <w:sig w:usb0="00000000" w:usb1="00000000" w:usb2="00000000" w:usb3="00000000" w:csb0="00160000" w:csb1="00000000"/>
  </w:font>
  <w:font w:name="思源宋体">
    <w:altName w:val="宋体"/>
    <w:panose1 w:val="00000000000000000000"/>
    <w:charset w:val="86"/>
    <w:family w:val="auto"/>
    <w:pitch w:val="default"/>
    <w:sig w:usb0="00000000" w:usb1="00000000" w:usb2="0000000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rPr>
        <w:rFonts w:ascii="思源黑体 CN" w:hAnsi="思源黑体 CN" w:eastAsia="思源黑体 CN" w:cs="思源宋体"/>
        <w:color w:val="3F3F3F"/>
        <w:kern w:val="0"/>
        <w:sz w:val="15"/>
        <w:szCs w:val="15"/>
        <w:shd w:val="clear" w:color="auto" w:fill="FFFFFF"/>
      </w:rPr>
    </w:pPr>
    <w:r>
      <w:rPr>
        <w:sz w:val="15"/>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eastAsia="微软雅黑"/>
                            </w:rPr>
                          </w:pPr>
                          <w:r>
                            <w:rPr>
                              <w:rFonts w:hint="eastAsia" w:eastAsia="微软雅黑"/>
                            </w:rPr>
                            <w:fldChar w:fldCharType="begin"/>
                          </w:r>
                          <w:r>
                            <w:rPr>
                              <w:rFonts w:hint="eastAsia" w:eastAsia="微软雅黑"/>
                            </w:rPr>
                            <w:instrText xml:space="preserve"> PAGE  \* MERGEFORMAT </w:instrText>
                          </w:r>
                          <w:r>
                            <w:rPr>
                              <w:rFonts w:hint="eastAsia" w:eastAsia="微软雅黑"/>
                            </w:rPr>
                            <w:fldChar w:fldCharType="separate"/>
                          </w:r>
                          <w:r>
                            <w:rPr>
                              <w:rFonts w:hint="eastAsia" w:eastAsia="微软雅黑"/>
                            </w:rPr>
                            <w:t>1</w:t>
                          </w:r>
                          <w:r>
                            <w:rPr>
                              <w:rFonts w:hint="eastAsia" w:eastAsia="微软雅黑"/>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12"/>
                      <w:rPr>
                        <w:rFonts w:eastAsia="微软雅黑"/>
                      </w:rPr>
                    </w:pPr>
                    <w:r>
                      <w:rPr>
                        <w:rFonts w:hint="eastAsia" w:eastAsia="微软雅黑"/>
                      </w:rPr>
                      <w:fldChar w:fldCharType="begin"/>
                    </w:r>
                    <w:r>
                      <w:rPr>
                        <w:rFonts w:hint="eastAsia" w:eastAsia="微软雅黑"/>
                      </w:rPr>
                      <w:instrText xml:space="preserve"> PAGE  \* MERGEFORMAT </w:instrText>
                    </w:r>
                    <w:r>
                      <w:rPr>
                        <w:rFonts w:hint="eastAsia" w:eastAsia="微软雅黑"/>
                      </w:rPr>
                      <w:fldChar w:fldCharType="separate"/>
                    </w:r>
                    <w:r>
                      <w:rPr>
                        <w:rFonts w:hint="eastAsia" w:eastAsia="微软雅黑"/>
                      </w:rPr>
                      <w:t>1</w:t>
                    </w:r>
                    <w:r>
                      <w:rPr>
                        <w:rFonts w:hint="eastAsia" w:eastAsia="微软雅黑"/>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tabs>
        <w:tab w:val="left" w:pos="3080"/>
        <w:tab w:val="right" w:pos="9020"/>
        <w:tab w:val="clear" w:pos="8306"/>
      </w:tabs>
      <w:ind w:left="-1" w:right="-470" w:rightChars="-224"/>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abstractNum w:abstractNumId="0">
    <w:nsid w:val="12133CE4"/>
    <w:multiLevelType w:val="singleLevel"/>
    <w:tmpl w:val="12133CE4"/>
    <w:lvl w:ilvl="0" w:tentative="0">
      <w:start w:val="1"/>
      <w:numFmt w:val="decimal"/>
      <w:suff w:val="nothing"/>
      <w:lvlText w:val="（%1）"/>
      <w:lvlJc w:val="left"/>
    </w:lvl>
  </w:abstractNum>
  <w:abstractNum w:abstractNumId="1">
    <w:nsid w:val="1492570A"/>
    <w:multiLevelType w:val="singleLevel"/>
    <w:tmpl w:val="1492570A"/>
    <w:lvl w:ilvl="0" w:tentative="0">
      <w:start w:val="1"/>
      <w:numFmt w:val="decimal"/>
      <w:pStyle w:val="43"/>
      <w:suff w:val="space"/>
      <w:lvlText w:val="(%1)"/>
      <w:lvlJc w:val="left"/>
      <w:pPr>
        <w:ind w:left="567" w:firstLine="0"/>
      </w:pPr>
      <w:rPr>
        <w:rFonts w:hint="eastAsia" w:ascii="Times New Roman" w:hAnsi="Times New Roman"/>
        <w:b w:val="0"/>
        <w:i w:val="0"/>
        <w:sz w:val="24"/>
        <w:u w:val="none"/>
      </w:rPr>
    </w:lvl>
  </w:abstractNum>
  <w:abstractNum w:abstractNumId="2">
    <w:nsid w:val="2262446B"/>
    <w:multiLevelType w:val="multilevel"/>
    <w:tmpl w:val="2262446B"/>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1080"/>
        </w:tabs>
        <w:ind w:left="709" w:hanging="709"/>
      </w:pPr>
      <w:rPr>
        <w:rFonts w:hint="eastAsia"/>
      </w:rPr>
    </w:lvl>
    <w:lvl w:ilvl="3" w:tentative="0">
      <w:start w:val="1"/>
      <w:numFmt w:val="decimal"/>
      <w:pStyle w:val="5"/>
      <w:lvlText w:val="%1.%2.%3.%4"/>
      <w:lvlJc w:val="left"/>
      <w:pPr>
        <w:tabs>
          <w:tab w:val="left" w:pos="1080"/>
        </w:tabs>
        <w:ind w:left="851" w:hanging="851"/>
      </w:pPr>
      <w:rPr>
        <w:rFonts w:hint="eastAsia"/>
      </w:rPr>
    </w:lvl>
    <w:lvl w:ilvl="4" w:tentative="0">
      <w:start w:val="1"/>
      <w:numFmt w:val="decimal"/>
      <w:pStyle w:val="6"/>
      <w:lvlText w:val="%1.%2.%3.%4.%5 "/>
      <w:lvlJc w:val="left"/>
      <w:pPr>
        <w:tabs>
          <w:tab w:val="left" w:pos="992"/>
        </w:tabs>
        <w:ind w:left="992" w:hanging="992"/>
      </w:pPr>
      <w:rPr>
        <w:rFonts w:hint="eastAsia"/>
        <w:color w:val="0000FF"/>
      </w:rPr>
    </w:lvl>
    <w:lvl w:ilvl="5" w:tentative="0">
      <w:start w:val="1"/>
      <w:numFmt w:val="decimal"/>
      <w:pStyle w:val="7"/>
      <w:lvlText w:val="%1.%2.%3.%4.%5.%6 "/>
      <w:lvlJc w:val="left"/>
      <w:pPr>
        <w:tabs>
          <w:tab w:val="left" w:pos="1134"/>
        </w:tabs>
        <w:ind w:left="1134" w:hanging="1134"/>
      </w:pPr>
      <w:rPr>
        <w:rFonts w:hint="eastAsia" w:ascii="Times New Roman" w:hAnsi="Times New Roman" w:eastAsia="宋体"/>
        <w:color w:val="0000FF"/>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514746D8"/>
    <w:multiLevelType w:val="singleLevel"/>
    <w:tmpl w:val="514746D8"/>
    <w:lvl w:ilvl="0" w:tentative="0">
      <w:start w:val="1"/>
      <w:numFmt w:val="bullet"/>
      <w:pStyle w:val="41"/>
      <w:lvlText w:val=""/>
      <w:lvlPicBulletId w:val="0"/>
      <w:lvlJc w:val="left"/>
      <w:pPr>
        <w:ind w:left="987" w:hanging="420"/>
      </w:pPr>
      <w:rPr>
        <w:rFonts w:hint="default" w:ascii="Symbol" w:hAnsi="Symbol"/>
        <w:color w:val="auto"/>
      </w:rPr>
    </w:lvl>
  </w:abstractNum>
  <w:abstractNum w:abstractNumId="4">
    <w:nsid w:val="527753BB"/>
    <w:multiLevelType w:val="singleLevel"/>
    <w:tmpl w:val="527753BB"/>
    <w:lvl w:ilvl="0" w:tentative="0">
      <w:start w:val="1"/>
      <w:numFmt w:val="bullet"/>
      <w:pStyle w:val="45"/>
      <w:lvlText w:val=""/>
      <w:lvlJc w:val="left"/>
      <w:pPr>
        <w:tabs>
          <w:tab w:val="left" w:pos="432"/>
        </w:tabs>
        <w:ind w:left="432" w:hanging="432"/>
      </w:pPr>
      <w:rPr>
        <w:rFonts w:hint="default" w:ascii="Symbol" w:hAnsi="Symbol"/>
      </w:rPr>
    </w:lvl>
  </w:abstractNum>
  <w:abstractNum w:abstractNumId="5">
    <w:nsid w:val="6FC66283"/>
    <w:multiLevelType w:val="singleLevel"/>
    <w:tmpl w:val="6FC66283"/>
    <w:lvl w:ilvl="0" w:tentative="0">
      <w:start w:val="1"/>
      <w:numFmt w:val="ideographTraditional"/>
      <w:suff w:val="nothing"/>
      <w:lvlText w:val="%1、"/>
      <w:lvlJc w:val="left"/>
      <w:rPr>
        <w:rFonts w:hint="eastAsia"/>
      </w:r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望大薇">
    <w15:presenceInfo w15:providerId="WPS Office" w15:userId="3167360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linkStyles/>
  <w:trackRevisions w:val="1"/>
  <w:documentProtection w:enforcement="0"/>
  <w:defaultTabStop w:val="420"/>
  <w:drawingGridVerticalSpacing w:val="159"/>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Y0NjhiMDkwYTRhOTFiY2Y5NWZkOWMwYWNiOTRjOTUifQ=="/>
  </w:docVars>
  <w:rsids>
    <w:rsidRoot w:val="5A8E026B"/>
    <w:rsid w:val="000136EF"/>
    <w:rsid w:val="0006446C"/>
    <w:rsid w:val="000962A9"/>
    <w:rsid w:val="0009747D"/>
    <w:rsid w:val="000A019C"/>
    <w:rsid w:val="000A38BB"/>
    <w:rsid w:val="000B27F3"/>
    <w:rsid w:val="000C33C2"/>
    <w:rsid w:val="000E4EEF"/>
    <w:rsid w:val="000F6DC3"/>
    <w:rsid w:val="00110765"/>
    <w:rsid w:val="00113B41"/>
    <w:rsid w:val="00171896"/>
    <w:rsid w:val="00172A27"/>
    <w:rsid w:val="00193A28"/>
    <w:rsid w:val="001C1E96"/>
    <w:rsid w:val="001D01C0"/>
    <w:rsid w:val="001E6E77"/>
    <w:rsid w:val="00221B3D"/>
    <w:rsid w:val="002670A5"/>
    <w:rsid w:val="002716E2"/>
    <w:rsid w:val="002979CE"/>
    <w:rsid w:val="002C0918"/>
    <w:rsid w:val="002E756E"/>
    <w:rsid w:val="00320D5C"/>
    <w:rsid w:val="00337FED"/>
    <w:rsid w:val="00391FF7"/>
    <w:rsid w:val="003A024E"/>
    <w:rsid w:val="003A47FA"/>
    <w:rsid w:val="004206B0"/>
    <w:rsid w:val="00420C0A"/>
    <w:rsid w:val="00426B49"/>
    <w:rsid w:val="00473480"/>
    <w:rsid w:val="004755A2"/>
    <w:rsid w:val="004932D5"/>
    <w:rsid w:val="004955C8"/>
    <w:rsid w:val="00496555"/>
    <w:rsid w:val="004F478C"/>
    <w:rsid w:val="00550436"/>
    <w:rsid w:val="00567D3F"/>
    <w:rsid w:val="00591C31"/>
    <w:rsid w:val="005A20CD"/>
    <w:rsid w:val="005B726B"/>
    <w:rsid w:val="005D23C8"/>
    <w:rsid w:val="005E5CED"/>
    <w:rsid w:val="006171D0"/>
    <w:rsid w:val="00626E52"/>
    <w:rsid w:val="00643BCA"/>
    <w:rsid w:val="006779A3"/>
    <w:rsid w:val="006945A2"/>
    <w:rsid w:val="006A3D5F"/>
    <w:rsid w:val="006B04B7"/>
    <w:rsid w:val="006C7F64"/>
    <w:rsid w:val="006F32FD"/>
    <w:rsid w:val="00700DF3"/>
    <w:rsid w:val="00730312"/>
    <w:rsid w:val="0078777D"/>
    <w:rsid w:val="007C7B67"/>
    <w:rsid w:val="007C7C42"/>
    <w:rsid w:val="007E6898"/>
    <w:rsid w:val="00826145"/>
    <w:rsid w:val="00844161"/>
    <w:rsid w:val="00876DD5"/>
    <w:rsid w:val="00880B1D"/>
    <w:rsid w:val="008B50E9"/>
    <w:rsid w:val="008B6727"/>
    <w:rsid w:val="008D44D0"/>
    <w:rsid w:val="008E09EE"/>
    <w:rsid w:val="008E4384"/>
    <w:rsid w:val="008E43D0"/>
    <w:rsid w:val="008F19F3"/>
    <w:rsid w:val="008F7656"/>
    <w:rsid w:val="009129A5"/>
    <w:rsid w:val="00913ABA"/>
    <w:rsid w:val="00930C60"/>
    <w:rsid w:val="00944631"/>
    <w:rsid w:val="00976020"/>
    <w:rsid w:val="009856B6"/>
    <w:rsid w:val="00987499"/>
    <w:rsid w:val="009878C5"/>
    <w:rsid w:val="00997778"/>
    <w:rsid w:val="009B124A"/>
    <w:rsid w:val="009C319B"/>
    <w:rsid w:val="009C7688"/>
    <w:rsid w:val="009E2EFB"/>
    <w:rsid w:val="009F4144"/>
    <w:rsid w:val="00A33CB0"/>
    <w:rsid w:val="00A356FD"/>
    <w:rsid w:val="00A87E5C"/>
    <w:rsid w:val="00A92974"/>
    <w:rsid w:val="00AA0722"/>
    <w:rsid w:val="00AA0E49"/>
    <w:rsid w:val="00AA65D7"/>
    <w:rsid w:val="00AB22D3"/>
    <w:rsid w:val="00B10C3D"/>
    <w:rsid w:val="00B3744C"/>
    <w:rsid w:val="00B73057"/>
    <w:rsid w:val="00B81258"/>
    <w:rsid w:val="00BA4E87"/>
    <w:rsid w:val="00BB4E07"/>
    <w:rsid w:val="00BD3890"/>
    <w:rsid w:val="00BF4EFF"/>
    <w:rsid w:val="00C03EFE"/>
    <w:rsid w:val="00C30537"/>
    <w:rsid w:val="00C402FA"/>
    <w:rsid w:val="00C60CE0"/>
    <w:rsid w:val="00C71884"/>
    <w:rsid w:val="00C93B26"/>
    <w:rsid w:val="00CB0A9A"/>
    <w:rsid w:val="00CB6372"/>
    <w:rsid w:val="00CB7700"/>
    <w:rsid w:val="00CD1D5D"/>
    <w:rsid w:val="00CE6105"/>
    <w:rsid w:val="00D36A90"/>
    <w:rsid w:val="00D40D46"/>
    <w:rsid w:val="00D44FD4"/>
    <w:rsid w:val="00D70838"/>
    <w:rsid w:val="00D72688"/>
    <w:rsid w:val="00D726D8"/>
    <w:rsid w:val="00DB50FC"/>
    <w:rsid w:val="00DC17E1"/>
    <w:rsid w:val="00DE0D38"/>
    <w:rsid w:val="00E35A7E"/>
    <w:rsid w:val="00E451E0"/>
    <w:rsid w:val="00E5579D"/>
    <w:rsid w:val="00E61CEA"/>
    <w:rsid w:val="00ED00B8"/>
    <w:rsid w:val="00ED11C4"/>
    <w:rsid w:val="00ED4254"/>
    <w:rsid w:val="00F2640F"/>
    <w:rsid w:val="00F33E16"/>
    <w:rsid w:val="00F51558"/>
    <w:rsid w:val="00F6591E"/>
    <w:rsid w:val="00F81A37"/>
    <w:rsid w:val="00F83279"/>
    <w:rsid w:val="00F96BED"/>
    <w:rsid w:val="00FA137F"/>
    <w:rsid w:val="00FA29B4"/>
    <w:rsid w:val="00FC23A7"/>
    <w:rsid w:val="0121087C"/>
    <w:rsid w:val="013B7237"/>
    <w:rsid w:val="01540A02"/>
    <w:rsid w:val="01735A7B"/>
    <w:rsid w:val="018D77FC"/>
    <w:rsid w:val="01DE1518"/>
    <w:rsid w:val="01F054FB"/>
    <w:rsid w:val="0210486F"/>
    <w:rsid w:val="021C4A58"/>
    <w:rsid w:val="023E58C6"/>
    <w:rsid w:val="024C6077"/>
    <w:rsid w:val="029D6879"/>
    <w:rsid w:val="02E0299D"/>
    <w:rsid w:val="03051E84"/>
    <w:rsid w:val="03141175"/>
    <w:rsid w:val="032375FC"/>
    <w:rsid w:val="035D6E62"/>
    <w:rsid w:val="03D85446"/>
    <w:rsid w:val="04106E66"/>
    <w:rsid w:val="041943C5"/>
    <w:rsid w:val="046849D1"/>
    <w:rsid w:val="04891435"/>
    <w:rsid w:val="05253EF9"/>
    <w:rsid w:val="05367BE0"/>
    <w:rsid w:val="054C0B65"/>
    <w:rsid w:val="05866070"/>
    <w:rsid w:val="05A026B3"/>
    <w:rsid w:val="05F25FB4"/>
    <w:rsid w:val="05FC19CF"/>
    <w:rsid w:val="06280D10"/>
    <w:rsid w:val="06321FFA"/>
    <w:rsid w:val="06BB7ED1"/>
    <w:rsid w:val="06DB35BB"/>
    <w:rsid w:val="071435BA"/>
    <w:rsid w:val="071D24DC"/>
    <w:rsid w:val="078D264E"/>
    <w:rsid w:val="0808271F"/>
    <w:rsid w:val="08153440"/>
    <w:rsid w:val="08386EAF"/>
    <w:rsid w:val="084E595F"/>
    <w:rsid w:val="085C53C1"/>
    <w:rsid w:val="08BF62E5"/>
    <w:rsid w:val="08C83599"/>
    <w:rsid w:val="096D2DE3"/>
    <w:rsid w:val="09B26AD9"/>
    <w:rsid w:val="0A493352"/>
    <w:rsid w:val="0A7F4C19"/>
    <w:rsid w:val="0A844008"/>
    <w:rsid w:val="0A93412A"/>
    <w:rsid w:val="0AA05BAE"/>
    <w:rsid w:val="0AA27DB5"/>
    <w:rsid w:val="0AA56037"/>
    <w:rsid w:val="0B0D510E"/>
    <w:rsid w:val="0B477940"/>
    <w:rsid w:val="0B69039A"/>
    <w:rsid w:val="0B6D272D"/>
    <w:rsid w:val="0B9B5A01"/>
    <w:rsid w:val="0BF474FD"/>
    <w:rsid w:val="0C410467"/>
    <w:rsid w:val="0C4315AF"/>
    <w:rsid w:val="0C462C22"/>
    <w:rsid w:val="0C4B734B"/>
    <w:rsid w:val="0C5F41A1"/>
    <w:rsid w:val="0C8C76E6"/>
    <w:rsid w:val="0CDC1343"/>
    <w:rsid w:val="0D3F90A8"/>
    <w:rsid w:val="0D8915AE"/>
    <w:rsid w:val="0D8C3192"/>
    <w:rsid w:val="0E087AB1"/>
    <w:rsid w:val="0E0D7A98"/>
    <w:rsid w:val="0E150B24"/>
    <w:rsid w:val="0E3D5D35"/>
    <w:rsid w:val="0E627D89"/>
    <w:rsid w:val="0F1539B9"/>
    <w:rsid w:val="0F7C7EC4"/>
    <w:rsid w:val="0F8847E8"/>
    <w:rsid w:val="0F9A6A21"/>
    <w:rsid w:val="1019167E"/>
    <w:rsid w:val="1034567C"/>
    <w:rsid w:val="105A2310"/>
    <w:rsid w:val="10697FEC"/>
    <w:rsid w:val="10F42434"/>
    <w:rsid w:val="113C3854"/>
    <w:rsid w:val="11447A9A"/>
    <w:rsid w:val="114E5B4C"/>
    <w:rsid w:val="11745DA4"/>
    <w:rsid w:val="11816235"/>
    <w:rsid w:val="11825354"/>
    <w:rsid w:val="12C90159"/>
    <w:rsid w:val="1313746B"/>
    <w:rsid w:val="132D56D9"/>
    <w:rsid w:val="134E1A4F"/>
    <w:rsid w:val="13994564"/>
    <w:rsid w:val="1418227D"/>
    <w:rsid w:val="142D5834"/>
    <w:rsid w:val="14381F76"/>
    <w:rsid w:val="144671DC"/>
    <w:rsid w:val="146F5F6A"/>
    <w:rsid w:val="148C7D39"/>
    <w:rsid w:val="14DA3963"/>
    <w:rsid w:val="166E399B"/>
    <w:rsid w:val="16A4577E"/>
    <w:rsid w:val="16B23288"/>
    <w:rsid w:val="16DA0A9B"/>
    <w:rsid w:val="175E7265"/>
    <w:rsid w:val="179D59C1"/>
    <w:rsid w:val="17AA5905"/>
    <w:rsid w:val="17C03D90"/>
    <w:rsid w:val="17DD5A23"/>
    <w:rsid w:val="18271F3F"/>
    <w:rsid w:val="18491324"/>
    <w:rsid w:val="18516263"/>
    <w:rsid w:val="18735A9E"/>
    <w:rsid w:val="18C36F57"/>
    <w:rsid w:val="18CA2F05"/>
    <w:rsid w:val="18D138B2"/>
    <w:rsid w:val="18D354E9"/>
    <w:rsid w:val="18E46690"/>
    <w:rsid w:val="19123ADF"/>
    <w:rsid w:val="191C0FEF"/>
    <w:rsid w:val="195D4018"/>
    <w:rsid w:val="19B21AD4"/>
    <w:rsid w:val="1A7002AF"/>
    <w:rsid w:val="1A8F1204"/>
    <w:rsid w:val="1B1B31DC"/>
    <w:rsid w:val="1BDC74C3"/>
    <w:rsid w:val="1C060E1D"/>
    <w:rsid w:val="1C311757"/>
    <w:rsid w:val="1C77558E"/>
    <w:rsid w:val="1C8D20F2"/>
    <w:rsid w:val="1CBD051E"/>
    <w:rsid w:val="1D7008F9"/>
    <w:rsid w:val="1D89743E"/>
    <w:rsid w:val="1D991DFA"/>
    <w:rsid w:val="1DB93BFE"/>
    <w:rsid w:val="1DEC5AD6"/>
    <w:rsid w:val="1E4A4FF8"/>
    <w:rsid w:val="1E5D2C45"/>
    <w:rsid w:val="1E6D02DE"/>
    <w:rsid w:val="1E7A2757"/>
    <w:rsid w:val="1E8C1522"/>
    <w:rsid w:val="1EB14999"/>
    <w:rsid w:val="1F0D1674"/>
    <w:rsid w:val="1F832BB8"/>
    <w:rsid w:val="1FA32C8B"/>
    <w:rsid w:val="201B78CB"/>
    <w:rsid w:val="206D7C4C"/>
    <w:rsid w:val="20943FD1"/>
    <w:rsid w:val="20B639C1"/>
    <w:rsid w:val="219A6BE8"/>
    <w:rsid w:val="21AB4317"/>
    <w:rsid w:val="21CE2AE2"/>
    <w:rsid w:val="220F2FCD"/>
    <w:rsid w:val="22264D37"/>
    <w:rsid w:val="222E4F30"/>
    <w:rsid w:val="223E4E49"/>
    <w:rsid w:val="22457268"/>
    <w:rsid w:val="22AE64F2"/>
    <w:rsid w:val="22DF4241"/>
    <w:rsid w:val="235E1A54"/>
    <w:rsid w:val="23A77EAC"/>
    <w:rsid w:val="23C6121C"/>
    <w:rsid w:val="23EF2BBA"/>
    <w:rsid w:val="24396CF7"/>
    <w:rsid w:val="24755847"/>
    <w:rsid w:val="24835C6C"/>
    <w:rsid w:val="248871D8"/>
    <w:rsid w:val="24F63577"/>
    <w:rsid w:val="24F9659D"/>
    <w:rsid w:val="254D236B"/>
    <w:rsid w:val="255B7B89"/>
    <w:rsid w:val="25CD428F"/>
    <w:rsid w:val="25DD3960"/>
    <w:rsid w:val="260433DF"/>
    <w:rsid w:val="27153C8E"/>
    <w:rsid w:val="272E4FF8"/>
    <w:rsid w:val="27582FB1"/>
    <w:rsid w:val="2773426F"/>
    <w:rsid w:val="279D167B"/>
    <w:rsid w:val="27BF6433"/>
    <w:rsid w:val="282E75A4"/>
    <w:rsid w:val="289C2196"/>
    <w:rsid w:val="28CE7F93"/>
    <w:rsid w:val="290729E9"/>
    <w:rsid w:val="290C7942"/>
    <w:rsid w:val="2920726F"/>
    <w:rsid w:val="29BC2431"/>
    <w:rsid w:val="29C77FB6"/>
    <w:rsid w:val="2A024EBF"/>
    <w:rsid w:val="2A4448F2"/>
    <w:rsid w:val="2A88539A"/>
    <w:rsid w:val="2AC76577"/>
    <w:rsid w:val="2B012395"/>
    <w:rsid w:val="2B725FF5"/>
    <w:rsid w:val="2BCD1478"/>
    <w:rsid w:val="2BD11090"/>
    <w:rsid w:val="2C014F97"/>
    <w:rsid w:val="2CD51572"/>
    <w:rsid w:val="2CD640B0"/>
    <w:rsid w:val="2D37502E"/>
    <w:rsid w:val="2D5A78E9"/>
    <w:rsid w:val="2DC75714"/>
    <w:rsid w:val="2E28154E"/>
    <w:rsid w:val="2EA67321"/>
    <w:rsid w:val="2EA82B26"/>
    <w:rsid w:val="2EB0018E"/>
    <w:rsid w:val="2F2F70F1"/>
    <w:rsid w:val="2F3421A9"/>
    <w:rsid w:val="2F3D44BF"/>
    <w:rsid w:val="2F3E1371"/>
    <w:rsid w:val="2F752ADD"/>
    <w:rsid w:val="30711706"/>
    <w:rsid w:val="30802471"/>
    <w:rsid w:val="30A12A91"/>
    <w:rsid w:val="30B049D2"/>
    <w:rsid w:val="30B44439"/>
    <w:rsid w:val="30E27931"/>
    <w:rsid w:val="31142AC4"/>
    <w:rsid w:val="315F3415"/>
    <w:rsid w:val="31673623"/>
    <w:rsid w:val="316C5B2A"/>
    <w:rsid w:val="3191266B"/>
    <w:rsid w:val="3195091D"/>
    <w:rsid w:val="3250430F"/>
    <w:rsid w:val="32FD1BE4"/>
    <w:rsid w:val="330B39C9"/>
    <w:rsid w:val="33994C1B"/>
    <w:rsid w:val="33B32F5C"/>
    <w:rsid w:val="33C55379"/>
    <w:rsid w:val="33FA2D2E"/>
    <w:rsid w:val="34D57DF3"/>
    <w:rsid w:val="352169A8"/>
    <w:rsid w:val="357F120B"/>
    <w:rsid w:val="359D32BF"/>
    <w:rsid w:val="35A6162E"/>
    <w:rsid w:val="36643890"/>
    <w:rsid w:val="36915C29"/>
    <w:rsid w:val="369B4D93"/>
    <w:rsid w:val="36AB2455"/>
    <w:rsid w:val="36AD701C"/>
    <w:rsid w:val="36B22767"/>
    <w:rsid w:val="36C046D2"/>
    <w:rsid w:val="36E3730A"/>
    <w:rsid w:val="36E76E1C"/>
    <w:rsid w:val="37320CA6"/>
    <w:rsid w:val="37767AC8"/>
    <w:rsid w:val="379C3CD6"/>
    <w:rsid w:val="384F749C"/>
    <w:rsid w:val="390E6D14"/>
    <w:rsid w:val="39380035"/>
    <w:rsid w:val="39461FA6"/>
    <w:rsid w:val="39DF5D6F"/>
    <w:rsid w:val="3A244707"/>
    <w:rsid w:val="3A503DCE"/>
    <w:rsid w:val="3A6725B0"/>
    <w:rsid w:val="3AC70B4C"/>
    <w:rsid w:val="3ADE101E"/>
    <w:rsid w:val="3B1739B7"/>
    <w:rsid w:val="3BC56B78"/>
    <w:rsid w:val="3BCA02EC"/>
    <w:rsid w:val="3C287F1A"/>
    <w:rsid w:val="3C6D4400"/>
    <w:rsid w:val="3C7666F1"/>
    <w:rsid w:val="3CD66EBB"/>
    <w:rsid w:val="3CDD7346"/>
    <w:rsid w:val="3D2C109E"/>
    <w:rsid w:val="3D3A36A3"/>
    <w:rsid w:val="3D533994"/>
    <w:rsid w:val="3D597A48"/>
    <w:rsid w:val="3D6B07FB"/>
    <w:rsid w:val="3D9B1EE2"/>
    <w:rsid w:val="3DA55E0B"/>
    <w:rsid w:val="3DAE4EB4"/>
    <w:rsid w:val="3E1A6B76"/>
    <w:rsid w:val="3E77219D"/>
    <w:rsid w:val="3F6B7561"/>
    <w:rsid w:val="3F9162E3"/>
    <w:rsid w:val="3F9F25B3"/>
    <w:rsid w:val="3FC1118E"/>
    <w:rsid w:val="3FEA1756"/>
    <w:rsid w:val="40B104B5"/>
    <w:rsid w:val="41EA4B02"/>
    <w:rsid w:val="42082E89"/>
    <w:rsid w:val="426A3CE6"/>
    <w:rsid w:val="426D0EC1"/>
    <w:rsid w:val="42CA684B"/>
    <w:rsid w:val="42F119C6"/>
    <w:rsid w:val="43346CEB"/>
    <w:rsid w:val="43A938C2"/>
    <w:rsid w:val="43C34DEA"/>
    <w:rsid w:val="43CE73DB"/>
    <w:rsid w:val="441A0322"/>
    <w:rsid w:val="44490D7F"/>
    <w:rsid w:val="4494258B"/>
    <w:rsid w:val="44D800B4"/>
    <w:rsid w:val="44F95426"/>
    <w:rsid w:val="4504073A"/>
    <w:rsid w:val="45080155"/>
    <w:rsid w:val="451A41D9"/>
    <w:rsid w:val="455B230A"/>
    <w:rsid w:val="458157BD"/>
    <w:rsid w:val="45A06F4F"/>
    <w:rsid w:val="45C925B4"/>
    <w:rsid w:val="45E437D1"/>
    <w:rsid w:val="46D23684"/>
    <w:rsid w:val="46DB2FCB"/>
    <w:rsid w:val="47041EE5"/>
    <w:rsid w:val="4741024D"/>
    <w:rsid w:val="476B2069"/>
    <w:rsid w:val="47770232"/>
    <w:rsid w:val="47845DB5"/>
    <w:rsid w:val="47B97C58"/>
    <w:rsid w:val="47E51DF1"/>
    <w:rsid w:val="48C3459C"/>
    <w:rsid w:val="492C731C"/>
    <w:rsid w:val="493A3484"/>
    <w:rsid w:val="499C6438"/>
    <w:rsid w:val="4A345AA9"/>
    <w:rsid w:val="4A4A211A"/>
    <w:rsid w:val="4AA758A3"/>
    <w:rsid w:val="4B4C0F9E"/>
    <w:rsid w:val="4B4E3E95"/>
    <w:rsid w:val="4B6D3547"/>
    <w:rsid w:val="4B8A301C"/>
    <w:rsid w:val="4BD7357F"/>
    <w:rsid w:val="4C1844B5"/>
    <w:rsid w:val="4C194D4D"/>
    <w:rsid w:val="4C5A2A10"/>
    <w:rsid w:val="4C6A2A56"/>
    <w:rsid w:val="4D0B2E22"/>
    <w:rsid w:val="4D936B1A"/>
    <w:rsid w:val="4E3F6784"/>
    <w:rsid w:val="4E7B2B80"/>
    <w:rsid w:val="4E7F5E49"/>
    <w:rsid w:val="4F163A9A"/>
    <w:rsid w:val="4F5610A1"/>
    <w:rsid w:val="4F7C5FC7"/>
    <w:rsid w:val="4FCD27AD"/>
    <w:rsid w:val="4FD248B7"/>
    <w:rsid w:val="50075A41"/>
    <w:rsid w:val="503278F1"/>
    <w:rsid w:val="50EB0DB1"/>
    <w:rsid w:val="50F13E24"/>
    <w:rsid w:val="51212A7A"/>
    <w:rsid w:val="5123702E"/>
    <w:rsid w:val="51CD000A"/>
    <w:rsid w:val="51F136FB"/>
    <w:rsid w:val="52035D5B"/>
    <w:rsid w:val="52167F92"/>
    <w:rsid w:val="526D6255"/>
    <w:rsid w:val="52716094"/>
    <w:rsid w:val="53334FC4"/>
    <w:rsid w:val="536E7830"/>
    <w:rsid w:val="5384089B"/>
    <w:rsid w:val="53DA7E4E"/>
    <w:rsid w:val="542038F3"/>
    <w:rsid w:val="548A455E"/>
    <w:rsid w:val="54AA6880"/>
    <w:rsid w:val="54EA5DD8"/>
    <w:rsid w:val="553019A7"/>
    <w:rsid w:val="55615280"/>
    <w:rsid w:val="560C3A6A"/>
    <w:rsid w:val="56230629"/>
    <w:rsid w:val="570909F6"/>
    <w:rsid w:val="57101CF7"/>
    <w:rsid w:val="573A02F7"/>
    <w:rsid w:val="57BA0D9B"/>
    <w:rsid w:val="57E0046C"/>
    <w:rsid w:val="581C3D9D"/>
    <w:rsid w:val="581E22C3"/>
    <w:rsid w:val="58CF563C"/>
    <w:rsid w:val="58D977C5"/>
    <w:rsid w:val="58FA23DE"/>
    <w:rsid w:val="593B1780"/>
    <w:rsid w:val="5967502B"/>
    <w:rsid w:val="598248AD"/>
    <w:rsid w:val="59C70F6D"/>
    <w:rsid w:val="5A141681"/>
    <w:rsid w:val="5A303C58"/>
    <w:rsid w:val="5A4C565B"/>
    <w:rsid w:val="5A504693"/>
    <w:rsid w:val="5A7605B6"/>
    <w:rsid w:val="5A8E026B"/>
    <w:rsid w:val="5ABD3EAF"/>
    <w:rsid w:val="5AF27C70"/>
    <w:rsid w:val="5B0265D9"/>
    <w:rsid w:val="5B4A7D40"/>
    <w:rsid w:val="5B5734DF"/>
    <w:rsid w:val="5BC40D5A"/>
    <w:rsid w:val="5BDC3892"/>
    <w:rsid w:val="5CAF0041"/>
    <w:rsid w:val="5CE5249F"/>
    <w:rsid w:val="5D0248E4"/>
    <w:rsid w:val="5D1635BA"/>
    <w:rsid w:val="5D3340D1"/>
    <w:rsid w:val="5D62600E"/>
    <w:rsid w:val="5DFE95BC"/>
    <w:rsid w:val="5E583024"/>
    <w:rsid w:val="5E597E6A"/>
    <w:rsid w:val="5ECF7C66"/>
    <w:rsid w:val="5EFD03C5"/>
    <w:rsid w:val="5F002ABE"/>
    <w:rsid w:val="5F350B89"/>
    <w:rsid w:val="5F5003D1"/>
    <w:rsid w:val="5F64552A"/>
    <w:rsid w:val="5F835892"/>
    <w:rsid w:val="5FC02328"/>
    <w:rsid w:val="5FF77A9A"/>
    <w:rsid w:val="5FF8258C"/>
    <w:rsid w:val="60196FED"/>
    <w:rsid w:val="607C462F"/>
    <w:rsid w:val="60C31381"/>
    <w:rsid w:val="61160361"/>
    <w:rsid w:val="612107D3"/>
    <w:rsid w:val="61CA3712"/>
    <w:rsid w:val="61DC0018"/>
    <w:rsid w:val="61E60ED6"/>
    <w:rsid w:val="623D761A"/>
    <w:rsid w:val="62472B5C"/>
    <w:rsid w:val="62C76FD5"/>
    <w:rsid w:val="62EE1C96"/>
    <w:rsid w:val="62F23AB9"/>
    <w:rsid w:val="630654FF"/>
    <w:rsid w:val="630B0F0B"/>
    <w:rsid w:val="63184B44"/>
    <w:rsid w:val="63633F26"/>
    <w:rsid w:val="639052E3"/>
    <w:rsid w:val="639C669E"/>
    <w:rsid w:val="63F13E2A"/>
    <w:rsid w:val="64097322"/>
    <w:rsid w:val="64425CEB"/>
    <w:rsid w:val="646108EA"/>
    <w:rsid w:val="64997271"/>
    <w:rsid w:val="649B5F36"/>
    <w:rsid w:val="65286D6C"/>
    <w:rsid w:val="65766564"/>
    <w:rsid w:val="658E00EB"/>
    <w:rsid w:val="65A51C8E"/>
    <w:rsid w:val="65C81C77"/>
    <w:rsid w:val="65F00BE7"/>
    <w:rsid w:val="662774AE"/>
    <w:rsid w:val="663701E0"/>
    <w:rsid w:val="667C19B2"/>
    <w:rsid w:val="6689252E"/>
    <w:rsid w:val="668B5130"/>
    <w:rsid w:val="66942ECE"/>
    <w:rsid w:val="66B3469D"/>
    <w:rsid w:val="66E320B8"/>
    <w:rsid w:val="67083334"/>
    <w:rsid w:val="67106D4E"/>
    <w:rsid w:val="678D3EBF"/>
    <w:rsid w:val="67B97554"/>
    <w:rsid w:val="680908D2"/>
    <w:rsid w:val="683204D2"/>
    <w:rsid w:val="68491955"/>
    <w:rsid w:val="686D6836"/>
    <w:rsid w:val="687A7176"/>
    <w:rsid w:val="6898532B"/>
    <w:rsid w:val="68B94E54"/>
    <w:rsid w:val="68C06657"/>
    <w:rsid w:val="68E20D01"/>
    <w:rsid w:val="68EB64DA"/>
    <w:rsid w:val="696C2077"/>
    <w:rsid w:val="69D14EB1"/>
    <w:rsid w:val="6A2C5335"/>
    <w:rsid w:val="6A4E3707"/>
    <w:rsid w:val="6A73427E"/>
    <w:rsid w:val="6A774A54"/>
    <w:rsid w:val="6AFA2210"/>
    <w:rsid w:val="6B15071C"/>
    <w:rsid w:val="6B3E7121"/>
    <w:rsid w:val="6B846C11"/>
    <w:rsid w:val="6B8A20BE"/>
    <w:rsid w:val="6BA379CD"/>
    <w:rsid w:val="6C201E64"/>
    <w:rsid w:val="6C3542BC"/>
    <w:rsid w:val="6C625680"/>
    <w:rsid w:val="6CA30A94"/>
    <w:rsid w:val="6CBF2D65"/>
    <w:rsid w:val="6D0F66DD"/>
    <w:rsid w:val="6D130840"/>
    <w:rsid w:val="6D943627"/>
    <w:rsid w:val="6DB4224B"/>
    <w:rsid w:val="6E6367A9"/>
    <w:rsid w:val="6E80352F"/>
    <w:rsid w:val="6E9778A0"/>
    <w:rsid w:val="6E9E496C"/>
    <w:rsid w:val="6EAA4D7B"/>
    <w:rsid w:val="6EFF16A4"/>
    <w:rsid w:val="6F1E1BB6"/>
    <w:rsid w:val="6F812C8B"/>
    <w:rsid w:val="70031DFE"/>
    <w:rsid w:val="701C4752"/>
    <w:rsid w:val="70C670E7"/>
    <w:rsid w:val="713253CE"/>
    <w:rsid w:val="720A0826"/>
    <w:rsid w:val="724D44D8"/>
    <w:rsid w:val="726D0067"/>
    <w:rsid w:val="72E314CA"/>
    <w:rsid w:val="73713272"/>
    <w:rsid w:val="73796DAF"/>
    <w:rsid w:val="73C427E0"/>
    <w:rsid w:val="73E66A60"/>
    <w:rsid w:val="73E92249"/>
    <w:rsid w:val="73EB7281"/>
    <w:rsid w:val="74030949"/>
    <w:rsid w:val="74117562"/>
    <w:rsid w:val="74281BEE"/>
    <w:rsid w:val="748E5208"/>
    <w:rsid w:val="74A51A7D"/>
    <w:rsid w:val="752D26A0"/>
    <w:rsid w:val="753F64E7"/>
    <w:rsid w:val="75654A11"/>
    <w:rsid w:val="75C9597F"/>
    <w:rsid w:val="75FE3147"/>
    <w:rsid w:val="760050B3"/>
    <w:rsid w:val="76393B30"/>
    <w:rsid w:val="764310AB"/>
    <w:rsid w:val="76F86BEF"/>
    <w:rsid w:val="77541975"/>
    <w:rsid w:val="77955978"/>
    <w:rsid w:val="78033FAD"/>
    <w:rsid w:val="783C04B0"/>
    <w:rsid w:val="78E723A7"/>
    <w:rsid w:val="795B3683"/>
    <w:rsid w:val="79C2381D"/>
    <w:rsid w:val="79DF6B1A"/>
    <w:rsid w:val="7A2346F7"/>
    <w:rsid w:val="7A606ABD"/>
    <w:rsid w:val="7A6360B1"/>
    <w:rsid w:val="7AB50224"/>
    <w:rsid w:val="7AD2345F"/>
    <w:rsid w:val="7AE2169D"/>
    <w:rsid w:val="7AED38E0"/>
    <w:rsid w:val="7B3D61B7"/>
    <w:rsid w:val="7B893F8D"/>
    <w:rsid w:val="7B997B87"/>
    <w:rsid w:val="7BA86644"/>
    <w:rsid w:val="7BED1B42"/>
    <w:rsid w:val="7BFFFF02"/>
    <w:rsid w:val="7C277AE7"/>
    <w:rsid w:val="7D1B1DFC"/>
    <w:rsid w:val="7D267EFB"/>
    <w:rsid w:val="7D3158DB"/>
    <w:rsid w:val="7D512125"/>
    <w:rsid w:val="7D62446A"/>
    <w:rsid w:val="7DA64B78"/>
    <w:rsid w:val="7DCB8D0F"/>
    <w:rsid w:val="7E094D14"/>
    <w:rsid w:val="7E200AA1"/>
    <w:rsid w:val="7E2018AA"/>
    <w:rsid w:val="7E274E1D"/>
    <w:rsid w:val="7E4CE937"/>
    <w:rsid w:val="7E660ED6"/>
    <w:rsid w:val="7F2E4404"/>
    <w:rsid w:val="7F75788E"/>
    <w:rsid w:val="7FBF5E8F"/>
    <w:rsid w:val="7FD046B2"/>
    <w:rsid w:val="7FDBDFCC"/>
    <w:rsid w:val="7FEBE0B4"/>
    <w:rsid w:val="7FEC2DC2"/>
    <w:rsid w:val="7FF14D5D"/>
    <w:rsid w:val="9B247A6D"/>
    <w:rsid w:val="9FF6D02E"/>
    <w:rsid w:val="9FFDB58D"/>
    <w:rsid w:val="BCFF9509"/>
    <w:rsid w:val="DB2F45A7"/>
    <w:rsid w:val="DD7BC3E7"/>
    <w:rsid w:val="DE9FDE98"/>
    <w:rsid w:val="DF7F6234"/>
    <w:rsid w:val="DFFFFEBB"/>
    <w:rsid w:val="E7FD98A2"/>
    <w:rsid w:val="EB73B5FF"/>
    <w:rsid w:val="EBFF0F55"/>
    <w:rsid w:val="EEFFB9AB"/>
    <w:rsid w:val="EF7989CB"/>
    <w:rsid w:val="F3575643"/>
    <w:rsid w:val="F69E7593"/>
    <w:rsid w:val="F6EBB994"/>
    <w:rsid w:val="F7FFEB12"/>
    <w:rsid w:val="FDB6F401"/>
    <w:rsid w:val="FFEED425"/>
    <w:rsid w:val="FFF5D043"/>
    <w:rsid w:val="FFFD3C20"/>
    <w:rsid w:val="FFFD6A6B"/>
    <w:rsid w:val="FFFE3360"/>
    <w:rsid w:val="FFFF6A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26"/>
    <w:qFormat/>
    <w:uiPriority w:val="0"/>
    <w:pPr>
      <w:pageBreakBefore/>
      <w:numPr>
        <w:ilvl w:val="0"/>
        <w:numId w:val="1"/>
      </w:numPr>
      <w:spacing w:before="120" w:after="120"/>
      <w:ind w:left="0" w:firstLine="0"/>
      <w:outlineLvl w:val="0"/>
    </w:pPr>
    <w:rPr>
      <w:rFonts w:ascii="Times New Roman" w:hAnsi="Times New Roman" w:eastAsia="微软雅黑" w:cs="Times New Roman"/>
      <w:b/>
      <w:color w:val="1F497D"/>
      <w:kern w:val="44"/>
      <w:sz w:val="32"/>
      <w:szCs w:val="36"/>
      <w:lang w:val="en-US" w:eastAsia="zh-CN" w:bidi="ar-SA"/>
    </w:rPr>
  </w:style>
  <w:style w:type="paragraph" w:styleId="3">
    <w:name w:val="heading 2"/>
    <w:next w:val="1"/>
    <w:link w:val="27"/>
    <w:qFormat/>
    <w:uiPriority w:val="0"/>
    <w:pPr>
      <w:keepNext/>
      <w:keepLines/>
      <w:numPr>
        <w:ilvl w:val="1"/>
        <w:numId w:val="1"/>
      </w:numPr>
      <w:spacing w:line="360" w:lineRule="auto"/>
      <w:outlineLvl w:val="1"/>
    </w:pPr>
    <w:rPr>
      <w:rFonts w:ascii="Times New Roman" w:hAnsi="Times New Roman" w:eastAsia="微软雅黑" w:cs="Times New Roman"/>
      <w:color w:val="1F497D"/>
      <w:kern w:val="2"/>
      <w:sz w:val="30"/>
      <w:szCs w:val="32"/>
      <w:lang w:val="en-US" w:eastAsia="zh-CN" w:bidi="ar-SA"/>
    </w:rPr>
  </w:style>
  <w:style w:type="paragraph" w:styleId="4">
    <w:name w:val="heading 3"/>
    <w:next w:val="1"/>
    <w:link w:val="28"/>
    <w:qFormat/>
    <w:uiPriority w:val="0"/>
    <w:pPr>
      <w:keepNext/>
      <w:keepLines/>
      <w:numPr>
        <w:ilvl w:val="2"/>
        <w:numId w:val="1"/>
      </w:numPr>
      <w:spacing w:line="360" w:lineRule="auto"/>
      <w:outlineLvl w:val="2"/>
    </w:pPr>
    <w:rPr>
      <w:rFonts w:ascii="Times New Roman" w:hAnsi="Times New Roman" w:eastAsia="微软雅黑" w:cs="Times New Roman"/>
      <w:color w:val="1F497D"/>
      <w:kern w:val="2"/>
      <w:sz w:val="28"/>
      <w:szCs w:val="32"/>
      <w:lang w:val="en-US" w:eastAsia="zh-CN" w:bidi="ar-SA"/>
    </w:rPr>
  </w:style>
  <w:style w:type="paragraph" w:styleId="5">
    <w:name w:val="heading 4"/>
    <w:next w:val="1"/>
    <w:link w:val="29"/>
    <w:qFormat/>
    <w:uiPriority w:val="0"/>
    <w:pPr>
      <w:keepNext/>
      <w:keepLines/>
      <w:numPr>
        <w:ilvl w:val="3"/>
        <w:numId w:val="1"/>
      </w:numPr>
      <w:spacing w:line="360" w:lineRule="auto"/>
      <w:outlineLvl w:val="3"/>
    </w:pPr>
    <w:rPr>
      <w:rFonts w:ascii="Arial" w:hAnsi="Arial" w:eastAsia="微软雅黑" w:cs="Times New Roman"/>
      <w:b/>
      <w:bCs/>
      <w:color w:val="1F497D"/>
      <w:kern w:val="2"/>
      <w:sz w:val="24"/>
      <w:szCs w:val="28"/>
      <w:lang w:val="en-US" w:eastAsia="zh-CN" w:bidi="ar-SA"/>
    </w:rPr>
  </w:style>
  <w:style w:type="paragraph" w:styleId="6">
    <w:name w:val="heading 5"/>
    <w:basedOn w:val="1"/>
    <w:next w:val="1"/>
    <w:link w:val="30"/>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1"/>
    <w:qFormat/>
    <w:uiPriority w:val="0"/>
    <w:pPr>
      <w:keepNext/>
      <w:keepLines/>
      <w:numPr>
        <w:ilvl w:val="5"/>
        <w:numId w:val="1"/>
      </w:numPr>
      <w:spacing w:before="240" w:after="64" w:line="320" w:lineRule="auto"/>
      <w:outlineLvl w:val="5"/>
    </w:pPr>
    <w:rPr>
      <w:rFonts w:ascii="Cambria" w:hAnsi="Cambria"/>
    </w:rPr>
  </w:style>
  <w:style w:type="character" w:default="1" w:styleId="22">
    <w:name w:val="Default Paragraph Font"/>
    <w:unhideWhenUsed/>
    <w:qFormat/>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styleId="8">
    <w:name w:val="caption"/>
    <w:next w:val="1"/>
    <w:qFormat/>
    <w:uiPriority w:val="0"/>
    <w:pPr>
      <w:keepNext/>
      <w:spacing w:before="156" w:after="156"/>
    </w:pPr>
    <w:rPr>
      <w:rFonts w:ascii="Arial" w:hAnsi="Arial" w:eastAsia="宋体" w:cs="Arial"/>
      <w:kern w:val="2"/>
      <w:sz w:val="24"/>
      <w:lang w:val="en-US" w:eastAsia="zh-CN" w:bidi="ar-SA"/>
    </w:rPr>
  </w:style>
  <w:style w:type="paragraph" w:styleId="9">
    <w:name w:val="annotation text"/>
    <w:basedOn w:val="1"/>
    <w:link w:val="32"/>
    <w:unhideWhenUsed/>
    <w:qFormat/>
    <w:uiPriority w:val="0"/>
    <w:pPr>
      <w:jc w:val="left"/>
    </w:pPr>
  </w:style>
  <w:style w:type="paragraph" w:styleId="10">
    <w:name w:val="toc 3"/>
    <w:next w:val="1"/>
    <w:unhideWhenUsed/>
    <w:qFormat/>
    <w:uiPriority w:val="39"/>
    <w:pPr>
      <w:tabs>
        <w:tab w:val="left" w:pos="1680"/>
        <w:tab w:val="right" w:leader="dot" w:pos="8947"/>
      </w:tabs>
      <w:adjustRightInd w:val="0"/>
      <w:snapToGrid w:val="0"/>
      <w:spacing w:line="440" w:lineRule="exact"/>
      <w:ind w:firstLine="907"/>
    </w:pPr>
    <w:rPr>
      <w:rFonts w:ascii="Times New Roman" w:hAnsi="Times New Roman" w:eastAsia="宋体" w:cs="Times New Roman"/>
      <w:kern w:val="2"/>
      <w:sz w:val="24"/>
      <w:szCs w:val="24"/>
      <w:lang w:val="en-US" w:eastAsia="zh-CN" w:bidi="ar-SA"/>
    </w:rPr>
  </w:style>
  <w:style w:type="paragraph" w:styleId="11">
    <w:name w:val="Balloon Text"/>
    <w:basedOn w:val="1"/>
    <w:link w:val="36"/>
    <w:qFormat/>
    <w:uiPriority w:val="0"/>
    <w:rPr>
      <w:sz w:val="18"/>
      <w:szCs w:val="18"/>
    </w:rPr>
  </w:style>
  <w:style w:type="paragraph" w:styleId="12">
    <w:name w:val="footer"/>
    <w:qFormat/>
    <w:uiPriority w:val="0"/>
    <w:pPr>
      <w:tabs>
        <w:tab w:val="center" w:pos="4153"/>
        <w:tab w:val="right" w:pos="8306"/>
      </w:tabs>
      <w:snapToGrid w:val="0"/>
    </w:pPr>
    <w:rPr>
      <w:rFonts w:ascii="Times New Roman" w:hAnsi="Times New Roman" w:eastAsia="宋体" w:cs="Times New Roman"/>
      <w:kern w:val="2"/>
      <w:sz w:val="18"/>
      <w:szCs w:val="18"/>
      <w:lang w:val="en-US" w:eastAsia="zh-CN" w:bidi="ar-SA"/>
    </w:rPr>
  </w:style>
  <w:style w:type="paragraph" w:styleId="13">
    <w:name w:val="header"/>
    <w:link w:val="33"/>
    <w:qFormat/>
    <w:uiPriority w:val="0"/>
    <w:pPr>
      <w:pBdr>
        <w:bottom w:val="single" w:color="auto" w:sz="6" w:space="1"/>
      </w:pBdr>
      <w:tabs>
        <w:tab w:val="center" w:pos="4153"/>
        <w:tab w:val="right" w:pos="8306"/>
      </w:tabs>
      <w:snapToGrid w:val="0"/>
      <w:spacing w:line="240" w:lineRule="atLeast"/>
      <w:jc w:val="center"/>
    </w:pPr>
    <w:rPr>
      <w:rFonts w:ascii="Times New Roman" w:hAnsi="Times New Roman" w:eastAsia="宋体" w:cs="Times New Roman"/>
      <w:kern w:val="2"/>
      <w:sz w:val="18"/>
      <w:szCs w:val="18"/>
      <w:lang w:val="en-US" w:eastAsia="zh-CN" w:bidi="ar-SA"/>
    </w:rPr>
  </w:style>
  <w:style w:type="paragraph" w:styleId="14">
    <w:name w:val="toc 1"/>
    <w:next w:val="1"/>
    <w:unhideWhenUsed/>
    <w:qFormat/>
    <w:uiPriority w:val="39"/>
    <w:pPr>
      <w:tabs>
        <w:tab w:val="left" w:pos="400"/>
        <w:tab w:val="right" w:leader="dot" w:pos="8947"/>
      </w:tabs>
      <w:spacing w:line="440" w:lineRule="exact"/>
    </w:pPr>
    <w:rPr>
      <w:rFonts w:ascii="Times New Roman" w:hAnsi="Times New Roman" w:eastAsia="宋体" w:cs="Times New Roman"/>
      <w:iCs/>
      <w:kern w:val="2"/>
      <w:sz w:val="24"/>
      <w:szCs w:val="24"/>
      <w:lang w:val="en-US" w:eastAsia="zh-CN" w:bidi="ar-SA"/>
    </w:rPr>
  </w:style>
  <w:style w:type="paragraph" w:styleId="15">
    <w:name w:val="toc 2"/>
    <w:next w:val="1"/>
    <w:unhideWhenUsed/>
    <w:qFormat/>
    <w:uiPriority w:val="39"/>
    <w:pPr>
      <w:tabs>
        <w:tab w:val="left" w:pos="1050"/>
        <w:tab w:val="right" w:leader="dot" w:pos="8947"/>
      </w:tabs>
      <w:spacing w:line="440" w:lineRule="exact"/>
      <w:ind w:firstLine="454"/>
    </w:pPr>
    <w:rPr>
      <w:rFonts w:ascii="Times New Roman" w:hAnsi="Times New Roman" w:eastAsia="宋体" w:cs="Times New Roman"/>
      <w:kern w:val="2"/>
      <w:sz w:val="24"/>
      <w:szCs w:val="24"/>
      <w:lang w:val="en-US" w:eastAsia="zh-CN" w:bidi="ar-SA"/>
    </w:rPr>
  </w:style>
  <w:style w:type="paragraph" w:styleId="16">
    <w:name w:val="HTML Preformatted"/>
    <w:basedOn w:val="1"/>
    <w:link w:val="4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rPr>
  </w:style>
  <w:style w:type="paragraph" w:styleId="17">
    <w:name w:val="Normal (Web)"/>
    <w:basedOn w:val="1"/>
    <w:qFormat/>
    <w:uiPriority w:val="0"/>
    <w:rPr>
      <w:sz w:val="24"/>
    </w:rPr>
  </w:style>
  <w:style w:type="paragraph" w:styleId="18">
    <w:name w:val="Title"/>
    <w:basedOn w:val="1"/>
    <w:next w:val="1"/>
    <w:link w:val="25"/>
    <w:qFormat/>
    <w:uiPriority w:val="0"/>
    <w:pPr>
      <w:spacing w:before="240" w:after="60"/>
      <w:jc w:val="center"/>
      <w:outlineLvl w:val="0"/>
    </w:pPr>
    <w:rPr>
      <w:rFonts w:ascii="Cambria" w:hAnsi="Cambria"/>
      <w:b/>
      <w:bCs/>
      <w:sz w:val="32"/>
      <w:szCs w:val="32"/>
    </w:rPr>
  </w:style>
  <w:style w:type="paragraph" w:styleId="19">
    <w:name w:val="annotation subject"/>
    <w:basedOn w:val="9"/>
    <w:next w:val="9"/>
    <w:link w:val="34"/>
    <w:unhideWhenUsed/>
    <w:qFormat/>
    <w:uiPriority w:val="0"/>
    <w:rPr>
      <w:rFonts w:eastAsia="宋体"/>
      <w:b/>
      <w:bCs/>
    </w:rPr>
  </w:style>
  <w:style w:type="table" w:styleId="21">
    <w:name w:val="Table Grid"/>
    <w:basedOn w:val="2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3">
    <w:name w:val="Hyperlink"/>
    <w:unhideWhenUsed/>
    <w:qFormat/>
    <w:uiPriority w:val="99"/>
    <w:rPr>
      <w:color w:val="AD1F1F"/>
      <w:u w:val="single"/>
    </w:rPr>
  </w:style>
  <w:style w:type="character" w:styleId="24">
    <w:name w:val="annotation reference"/>
    <w:unhideWhenUsed/>
    <w:qFormat/>
    <w:uiPriority w:val="0"/>
    <w:rPr>
      <w:sz w:val="21"/>
      <w:szCs w:val="21"/>
    </w:rPr>
  </w:style>
  <w:style w:type="character" w:customStyle="1" w:styleId="25">
    <w:name w:val="标题 字符"/>
    <w:link w:val="18"/>
    <w:qFormat/>
    <w:uiPriority w:val="0"/>
    <w:rPr>
      <w:rFonts w:ascii="Cambria" w:hAnsi="Cambria"/>
      <w:b/>
      <w:bCs/>
      <w:kern w:val="2"/>
      <w:sz w:val="32"/>
      <w:szCs w:val="32"/>
    </w:rPr>
  </w:style>
  <w:style w:type="character" w:customStyle="1" w:styleId="26">
    <w:name w:val="标题 1 字符"/>
    <w:basedOn w:val="22"/>
    <w:link w:val="2"/>
    <w:qFormat/>
    <w:uiPriority w:val="0"/>
    <w:rPr>
      <w:rFonts w:eastAsia="微软雅黑"/>
      <w:b/>
      <w:color w:val="1F497D"/>
      <w:kern w:val="44"/>
      <w:sz w:val="32"/>
      <w:szCs w:val="36"/>
    </w:rPr>
  </w:style>
  <w:style w:type="character" w:customStyle="1" w:styleId="27">
    <w:name w:val="标题 2 字符"/>
    <w:link w:val="3"/>
    <w:qFormat/>
    <w:uiPriority w:val="0"/>
    <w:rPr>
      <w:rFonts w:eastAsia="微软雅黑"/>
      <w:color w:val="1F497D"/>
      <w:kern w:val="2"/>
      <w:sz w:val="30"/>
      <w:szCs w:val="32"/>
    </w:rPr>
  </w:style>
  <w:style w:type="character" w:customStyle="1" w:styleId="28">
    <w:name w:val="标题 3 字符"/>
    <w:link w:val="4"/>
    <w:qFormat/>
    <w:uiPriority w:val="0"/>
    <w:rPr>
      <w:rFonts w:eastAsia="微软雅黑"/>
      <w:color w:val="1F497D"/>
      <w:kern w:val="2"/>
      <w:sz w:val="28"/>
      <w:szCs w:val="32"/>
    </w:rPr>
  </w:style>
  <w:style w:type="character" w:customStyle="1" w:styleId="29">
    <w:name w:val="标题 4 字符"/>
    <w:basedOn w:val="22"/>
    <w:link w:val="5"/>
    <w:qFormat/>
    <w:uiPriority w:val="0"/>
    <w:rPr>
      <w:rFonts w:ascii="Arial" w:hAnsi="Arial" w:eastAsia="微软雅黑"/>
      <w:b/>
      <w:bCs/>
      <w:color w:val="1F497D"/>
      <w:kern w:val="2"/>
      <w:sz w:val="24"/>
      <w:szCs w:val="28"/>
    </w:rPr>
  </w:style>
  <w:style w:type="character" w:customStyle="1" w:styleId="30">
    <w:name w:val="标题 5 字符"/>
    <w:link w:val="6"/>
    <w:qFormat/>
    <w:uiPriority w:val="0"/>
    <w:rPr>
      <w:rFonts w:eastAsia="微软雅黑"/>
      <w:b/>
      <w:bCs/>
      <w:kern w:val="2"/>
      <w:sz w:val="28"/>
      <w:szCs w:val="28"/>
    </w:rPr>
  </w:style>
  <w:style w:type="character" w:customStyle="1" w:styleId="31">
    <w:name w:val="标题 6 字符"/>
    <w:link w:val="7"/>
    <w:qFormat/>
    <w:uiPriority w:val="0"/>
    <w:rPr>
      <w:rFonts w:ascii="Cambria" w:hAnsi="Cambria" w:eastAsia="微软雅黑"/>
      <w:kern w:val="2"/>
      <w:sz w:val="24"/>
      <w:szCs w:val="24"/>
    </w:rPr>
  </w:style>
  <w:style w:type="character" w:customStyle="1" w:styleId="32">
    <w:name w:val="批注文字 字符"/>
    <w:link w:val="9"/>
    <w:qFormat/>
    <w:uiPriority w:val="0"/>
    <w:rPr>
      <w:rFonts w:eastAsia="微软雅黑"/>
      <w:kern w:val="2"/>
      <w:sz w:val="24"/>
      <w:szCs w:val="24"/>
    </w:rPr>
  </w:style>
  <w:style w:type="character" w:customStyle="1" w:styleId="33">
    <w:name w:val="页眉 字符"/>
    <w:link w:val="13"/>
    <w:qFormat/>
    <w:uiPriority w:val="0"/>
    <w:rPr>
      <w:kern w:val="2"/>
      <w:sz w:val="18"/>
      <w:szCs w:val="18"/>
    </w:rPr>
  </w:style>
  <w:style w:type="character" w:customStyle="1" w:styleId="34">
    <w:name w:val="批注主题 字符"/>
    <w:link w:val="19"/>
    <w:qFormat/>
    <w:uiPriority w:val="0"/>
    <w:rPr>
      <w:b/>
      <w:bCs/>
      <w:kern w:val="2"/>
      <w:sz w:val="24"/>
      <w:szCs w:val="24"/>
    </w:rPr>
  </w:style>
  <w:style w:type="character" w:customStyle="1" w:styleId="35">
    <w:name w:val="批注文字字符1"/>
    <w:basedOn w:val="22"/>
    <w:qFormat/>
    <w:uiPriority w:val="0"/>
    <w:rPr>
      <w:kern w:val="2"/>
      <w:sz w:val="24"/>
      <w:szCs w:val="24"/>
    </w:rPr>
  </w:style>
  <w:style w:type="character" w:customStyle="1" w:styleId="36">
    <w:name w:val="批注框文本 字符"/>
    <w:basedOn w:val="22"/>
    <w:link w:val="11"/>
    <w:qFormat/>
    <w:uiPriority w:val="0"/>
    <w:rPr>
      <w:kern w:val="2"/>
      <w:sz w:val="18"/>
      <w:szCs w:val="18"/>
    </w:rPr>
  </w:style>
  <w:style w:type="character" w:customStyle="1" w:styleId="37">
    <w:name w:val="批注主题字符1"/>
    <w:basedOn w:val="35"/>
    <w:qFormat/>
    <w:uiPriority w:val="0"/>
    <w:rPr>
      <w:b/>
      <w:bCs/>
      <w:kern w:val="2"/>
      <w:sz w:val="24"/>
      <w:szCs w:val="24"/>
    </w:rPr>
  </w:style>
  <w:style w:type="paragraph" w:customStyle="1" w:styleId="38">
    <w:name w:val="图片"/>
    <w:qFormat/>
    <w:uiPriority w:val="0"/>
    <w:pPr>
      <w:spacing w:line="240" w:lineRule="atLeast"/>
      <w:jc w:val="center"/>
    </w:pPr>
    <w:rPr>
      <w:rFonts w:ascii="Times New Roman" w:hAnsi="Times New Roman" w:eastAsia="宋体" w:cs="宋体"/>
      <w:kern w:val="2"/>
      <w:sz w:val="24"/>
      <w:lang w:val="en-US" w:eastAsia="zh-CN" w:bidi="ar-SA"/>
    </w:rPr>
  </w:style>
  <w:style w:type="paragraph" w:customStyle="1" w:styleId="39">
    <w:name w:val="Level1"/>
    <w:qFormat/>
    <w:uiPriority w:val="1"/>
    <w:pPr>
      <w:spacing w:before="60" w:after="60" w:line="300" w:lineRule="auto"/>
      <w:ind w:firstLine="567"/>
    </w:pPr>
    <w:rPr>
      <w:rFonts w:ascii="Times New Roman" w:hAnsi="Times New Roman" w:eastAsia="宋体" w:cs="Arial"/>
      <w:b/>
      <w:bCs/>
      <w:color w:val="0000CC"/>
      <w:sz w:val="24"/>
      <w:szCs w:val="22"/>
      <w:lang w:val="en-GB" w:eastAsia="zh-CN" w:bidi="ar-SA"/>
    </w:rPr>
  </w:style>
  <w:style w:type="paragraph" w:customStyle="1" w:styleId="40">
    <w:name w:val="正文无缩进"/>
    <w:basedOn w:val="1"/>
    <w:qFormat/>
    <w:uiPriority w:val="0"/>
    <w:rPr>
      <w:rFonts w:cs="宋体"/>
      <w:szCs w:val="20"/>
    </w:rPr>
  </w:style>
  <w:style w:type="paragraph" w:customStyle="1" w:styleId="41">
    <w:name w:val="Level3"/>
    <w:qFormat/>
    <w:uiPriority w:val="1"/>
    <w:pPr>
      <w:numPr>
        <w:ilvl w:val="0"/>
        <w:numId w:val="2"/>
      </w:numPr>
      <w:spacing w:line="300" w:lineRule="auto"/>
      <w:ind w:left="567" w:firstLine="0"/>
    </w:pPr>
    <w:rPr>
      <w:rFonts w:ascii="Times New Roman" w:hAnsi="Times New Roman" w:eastAsia="宋体" w:cs="Arial"/>
      <w:sz w:val="24"/>
      <w:szCs w:val="22"/>
      <w:lang w:val="en-GB" w:eastAsia="zh-CN" w:bidi="ar-SA"/>
    </w:rPr>
  </w:style>
  <w:style w:type="paragraph" w:customStyle="1" w:styleId="42">
    <w:name w:val="表格文字"/>
    <w:qFormat/>
    <w:uiPriority w:val="0"/>
    <w:rPr>
      <w:rFonts w:ascii="Times New Roman" w:hAnsi="Times New Roman" w:eastAsia="微软雅黑" w:cs="宋体"/>
      <w:kern w:val="2"/>
      <w:sz w:val="21"/>
      <w:lang w:val="en-US" w:eastAsia="zh-CN" w:bidi="ar-SA"/>
    </w:rPr>
  </w:style>
  <w:style w:type="paragraph" w:customStyle="1" w:styleId="43">
    <w:name w:val="level5"/>
    <w:next w:val="1"/>
    <w:qFormat/>
    <w:uiPriority w:val="1"/>
    <w:pPr>
      <w:numPr>
        <w:ilvl w:val="0"/>
        <w:numId w:val="3"/>
      </w:numPr>
      <w:spacing w:before="60" w:line="300" w:lineRule="auto"/>
    </w:pPr>
    <w:rPr>
      <w:rFonts w:ascii="Times New Roman" w:hAnsi="Times New Roman" w:eastAsia="宋体" w:cs="Arial"/>
      <w:sz w:val="24"/>
      <w:szCs w:val="22"/>
      <w:lang w:val="en-GB" w:eastAsia="zh-CN" w:bidi="ar-SA"/>
    </w:rPr>
  </w:style>
  <w:style w:type="paragraph" w:customStyle="1" w:styleId="44">
    <w:name w:val="TOC 标题1"/>
    <w:basedOn w:val="2"/>
    <w:next w:val="1"/>
    <w:unhideWhenUsed/>
    <w:qFormat/>
    <w:uiPriority w:val="39"/>
    <w:pPr>
      <w:keepNext/>
      <w:keepLines/>
      <w:pageBreakBefore w:val="0"/>
      <w:numPr>
        <w:numId w:val="0"/>
      </w:numPr>
      <w:spacing w:before="480" w:after="0" w:line="276" w:lineRule="auto"/>
      <w:outlineLvl w:val="9"/>
    </w:pPr>
    <w:rPr>
      <w:rFonts w:ascii="Cambria" w:hAnsi="Cambria"/>
      <w:bCs/>
      <w:color w:val="365F91"/>
      <w:kern w:val="0"/>
      <w:sz w:val="28"/>
      <w:szCs w:val="28"/>
    </w:rPr>
  </w:style>
  <w:style w:type="paragraph" w:customStyle="1" w:styleId="45">
    <w:name w:val="Level4"/>
    <w:qFormat/>
    <w:uiPriority w:val="1"/>
    <w:pPr>
      <w:numPr>
        <w:ilvl w:val="0"/>
        <w:numId w:val="4"/>
      </w:numPr>
      <w:spacing w:line="300" w:lineRule="auto"/>
      <w:ind w:left="0" w:firstLine="567"/>
    </w:pPr>
    <w:rPr>
      <w:rFonts w:ascii="Times New Roman" w:hAnsi="Times New Roman" w:eastAsia="宋体" w:cs="Arial"/>
      <w:sz w:val="24"/>
      <w:szCs w:val="22"/>
      <w:lang w:val="en-GB" w:eastAsia="zh-CN" w:bidi="ar-SA"/>
    </w:rPr>
  </w:style>
  <w:style w:type="paragraph" w:customStyle="1" w:styleId="46">
    <w:name w:val="Level2"/>
    <w:next w:val="3"/>
    <w:qFormat/>
    <w:uiPriority w:val="1"/>
    <w:pPr>
      <w:keepNext/>
      <w:spacing w:before="40" w:after="40" w:line="300" w:lineRule="auto"/>
      <w:ind w:firstLine="567"/>
    </w:pPr>
    <w:rPr>
      <w:rFonts w:ascii="Arial" w:hAnsi="Arial" w:eastAsia="宋体" w:cs="Arial"/>
      <w:i/>
      <w:iCs/>
      <w:color w:val="0000CC"/>
      <w:sz w:val="24"/>
      <w:szCs w:val="22"/>
      <w:lang w:val="en-GB" w:eastAsia="zh-CN" w:bidi="ar-SA"/>
    </w:rPr>
  </w:style>
  <w:style w:type="paragraph" w:customStyle="1" w:styleId="47">
    <w:name w:val="列表段落1"/>
    <w:basedOn w:val="1"/>
    <w:qFormat/>
    <w:uiPriority w:val="34"/>
    <w:pPr>
      <w:ind w:firstLine="420" w:firstLineChars="200"/>
    </w:pPr>
    <w:rPr>
      <w:rFonts w:ascii="等线" w:hAnsi="等线" w:eastAsia="等线"/>
    </w:rPr>
  </w:style>
  <w:style w:type="character" w:customStyle="1" w:styleId="48">
    <w:name w:val="HTML 预设格式 字符"/>
    <w:basedOn w:val="22"/>
    <w:link w:val="16"/>
    <w:qFormat/>
    <w:uiPriority w:val="99"/>
    <w:rPr>
      <w:rFonts w:ascii="宋体" w:hAnsi="宋体" w:cs="宋体"/>
      <w:sz w:val="24"/>
      <w:szCs w:val="24"/>
    </w:rPr>
  </w:style>
  <w:style w:type="paragraph" w:customStyle="1" w:styleId="49">
    <w:name w:val="p16"/>
    <w:basedOn w:val="1"/>
    <w:qFormat/>
    <w:uiPriority w:val="0"/>
    <w:pPr>
      <w:widowControl/>
      <w:snapToGrid w:val="0"/>
      <w:spacing w:before="20" w:after="20" w:line="400" w:lineRule="atLeast"/>
      <w:ind w:firstLine="504"/>
      <w:jc w:val="left"/>
    </w:pPr>
    <w:rPr>
      <w:rFonts w:ascii="宋体" w:hAnsi="宋体" w:eastAsia="宋体" w:cs="宋体"/>
      <w:kern w:val="0"/>
    </w:rPr>
  </w:style>
  <w:style w:type="paragraph" w:customStyle="1" w:styleId="50">
    <w:name w:val="_Style 1"/>
    <w:basedOn w:val="1"/>
    <w:qFormat/>
    <w:uiPriority w:val="34"/>
    <w:pPr>
      <w:ind w:firstLine="420" w:firstLineChars="200"/>
      <w:jc w:val="left"/>
    </w:pPr>
    <w:rPr>
      <w:rFonts w:ascii="微软雅黑" w:hAnsi="微软雅黑" w:cs="Times New Roman (正文 CS 字体)"/>
    </w:rPr>
  </w:style>
  <w:style w:type="paragraph" w:customStyle="1" w:styleId="51">
    <w:name w:val="p0"/>
    <w:basedOn w:val="1"/>
    <w:qFormat/>
    <w:uiPriority w:val="0"/>
    <w:pPr>
      <w:widowControl/>
      <w:snapToGrid w:val="0"/>
    </w:pPr>
    <w:rPr>
      <w:kern w:val="0"/>
      <w:szCs w:val="21"/>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679</Words>
  <Characters>3876</Characters>
  <Lines>32</Lines>
  <Paragraphs>9</Paragraphs>
  <TotalTime>1230</TotalTime>
  <ScaleCrop>false</ScaleCrop>
  <LinksUpToDate>false</LinksUpToDate>
  <CharactersWithSpaces>4546</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2020-07-20T02:17:00Z</dcterms:created>
  <dc:creator>南讯-YJ</dc:creator>
  <cp:lastModifiedBy>望大薇</cp:lastModifiedBy>
  <cp:lastPrinted>2021-05-25T01:59:00Z</cp:lastPrinted>
  <dcterms:modified xsi:type="dcterms:W3CDTF">2023-12-04T08:01:32Z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443C22A9FEE34CBEAE4909B030079E67_13</vt:lpwstr>
  </property>
</Properties>
</file>